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Spacing w:w="14" w:type="dxa"/>
        <w:tblLook w:val="04A0" w:firstRow="1" w:lastRow="0" w:firstColumn="1" w:lastColumn="0" w:noHBand="0" w:noVBand="1"/>
      </w:tblPr>
      <w:tblGrid>
        <w:gridCol w:w="4153"/>
        <w:gridCol w:w="12362"/>
        <w:gridCol w:w="323"/>
      </w:tblGrid>
      <w:tr w:rsidR="007D092C" w:rsidRPr="003A6953" w14:paraId="23090448" w14:textId="6CAE35B2" w:rsidTr="00B928C2">
        <w:trPr>
          <w:trHeight w:val="1161"/>
          <w:tblCellSpacing w:w="14" w:type="dxa"/>
        </w:trPr>
        <w:tc>
          <w:tcPr>
            <w:tcW w:w="1221" w:type="pct"/>
            <w:vMerge w:val="restart"/>
            <w:shd w:val="clear" w:color="auto" w:fill="4C94D8" w:themeFill="text2" w:themeFillTint="80"/>
          </w:tcPr>
          <w:p w14:paraId="4409A1FE" w14:textId="511CA456" w:rsidR="007D092C" w:rsidRPr="003A6953" w:rsidRDefault="007D092C" w:rsidP="0029656D">
            <w:pPr>
              <w:pStyle w:val="Heading3"/>
            </w:pPr>
            <w:r w:rsidRPr="003A6953">
              <w:rPr>
                <w:noProof/>
              </w:rPr>
              <w:drawing>
                <wp:anchor distT="0" distB="0" distL="114300" distR="114300" simplePos="0" relativeHeight="251673600" behindDoc="0" locked="0" layoutInCell="1" allowOverlap="1" wp14:anchorId="283DAEDA" wp14:editId="60F664E2">
                  <wp:simplePos x="0" y="0"/>
                  <wp:positionH relativeFrom="column">
                    <wp:posOffset>186104</wp:posOffset>
                  </wp:positionH>
                  <wp:positionV relativeFrom="paragraph">
                    <wp:posOffset>258445</wp:posOffset>
                  </wp:positionV>
                  <wp:extent cx="2082800" cy="2082800"/>
                  <wp:effectExtent l="0" t="0" r="0" b="0"/>
                  <wp:wrapNone/>
                  <wp:docPr id="1" name="Picture 1" descr="A person in a black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black s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page">
                    <wp14:pctWidth>0</wp14:pctWidth>
                  </wp14:sizeRelH>
                  <wp14:sizeRelV relativeFrom="page">
                    <wp14:pctHeight>0</wp14:pctHeight>
                  </wp14:sizeRelV>
                </wp:anchor>
              </w:drawing>
            </w:r>
          </w:p>
          <w:p w14:paraId="2FA7AD01" w14:textId="77777777" w:rsidR="007D092C" w:rsidRPr="003A6953" w:rsidRDefault="007D092C" w:rsidP="0029656D"/>
          <w:p w14:paraId="23C341DC" w14:textId="77777777" w:rsidR="007D092C" w:rsidRPr="003A6953" w:rsidRDefault="007D092C" w:rsidP="0029656D"/>
          <w:p w14:paraId="7F62A010" w14:textId="7B6286F9" w:rsidR="007D092C" w:rsidRPr="003A6953" w:rsidRDefault="007D092C" w:rsidP="0029656D"/>
          <w:p w14:paraId="6E7E4C02" w14:textId="35B4762A" w:rsidR="007D092C" w:rsidRPr="003A6953" w:rsidRDefault="007D092C" w:rsidP="0029656D"/>
          <w:p w14:paraId="170C5841" w14:textId="55C1EEDB" w:rsidR="007D092C" w:rsidRPr="003A6953" w:rsidRDefault="007D092C" w:rsidP="0029656D"/>
          <w:p w14:paraId="26445668" w14:textId="5E9901DD" w:rsidR="007D092C" w:rsidRPr="003A6953" w:rsidRDefault="007D092C" w:rsidP="0029656D"/>
          <w:p w14:paraId="53555E3F" w14:textId="67B57B03" w:rsidR="007D092C" w:rsidRPr="003A6953" w:rsidRDefault="007D092C" w:rsidP="0029656D"/>
          <w:p w14:paraId="5A0BC5D3" w14:textId="550341D9" w:rsidR="007D092C" w:rsidRPr="003A6953" w:rsidRDefault="007D092C" w:rsidP="0029656D"/>
          <w:p w14:paraId="74022A37" w14:textId="774D74A6" w:rsidR="007D092C" w:rsidRPr="003A6953" w:rsidRDefault="007D092C" w:rsidP="0029656D"/>
          <w:p w14:paraId="1EB15171" w14:textId="77777777" w:rsidR="007D092C" w:rsidRPr="003A6953" w:rsidRDefault="007D092C" w:rsidP="0029656D"/>
          <w:p w14:paraId="50157040" w14:textId="77777777" w:rsidR="007D092C" w:rsidRPr="003A6953" w:rsidRDefault="007D092C" w:rsidP="0029656D"/>
          <w:p w14:paraId="0EC0FBA8" w14:textId="77777777" w:rsidR="007D092C" w:rsidRPr="003A6953" w:rsidRDefault="007D092C" w:rsidP="0029656D"/>
          <w:p w14:paraId="536633CE" w14:textId="77777777" w:rsidR="007D092C" w:rsidRDefault="007D092C" w:rsidP="0029656D"/>
          <w:p w14:paraId="7FE1F538" w14:textId="77777777" w:rsidR="007D092C" w:rsidRDefault="007D092C" w:rsidP="0029656D"/>
          <w:p w14:paraId="547134F8" w14:textId="77777777" w:rsidR="007F287F" w:rsidRDefault="007F287F" w:rsidP="0029656D"/>
          <w:p w14:paraId="151BEA75" w14:textId="77777777" w:rsidR="00A54A11" w:rsidRDefault="00A54A11" w:rsidP="0029656D">
            <w:pPr>
              <w:rPr>
                <w:b/>
                <w:bCs/>
                <w:smallCaps/>
              </w:rPr>
            </w:pPr>
          </w:p>
          <w:p w14:paraId="13E2DB35" w14:textId="77445FCB" w:rsidR="007F287F" w:rsidRPr="00A54A11" w:rsidRDefault="00C96551" w:rsidP="0029656D">
            <w:pPr>
              <w:rPr>
                <w:b/>
                <w:bCs/>
                <w:smallCaps/>
              </w:rPr>
            </w:pPr>
            <w:r w:rsidRPr="00A54A11">
              <w:rPr>
                <w:b/>
                <w:bCs/>
                <w:smallCaps/>
              </w:rPr>
              <w:t>Summary</w:t>
            </w:r>
          </w:p>
          <w:p w14:paraId="33B67E47" w14:textId="77777777" w:rsidR="00C96551" w:rsidRPr="00C96551" w:rsidRDefault="00C96551" w:rsidP="0029656D">
            <w:pPr>
              <w:rPr>
                <w:b/>
                <w:bCs/>
              </w:rPr>
            </w:pPr>
          </w:p>
          <w:p w14:paraId="78DAE055" w14:textId="752D2776" w:rsidR="00C96551" w:rsidRPr="00C96551" w:rsidRDefault="00C96551" w:rsidP="0029656D">
            <w:r>
              <w:t xml:space="preserve">Recent medical graduate and PhD candidate looking to expand and apply clinical and academic research experience to the industry setting. Interests and passions include medical writing, data analysis and database management using Python, R, and SQL. </w:t>
            </w:r>
          </w:p>
          <w:p w14:paraId="1623D238" w14:textId="77777777" w:rsidR="00A54A11" w:rsidRDefault="00A54A11" w:rsidP="0029656D">
            <w:pPr>
              <w:pBdr>
                <w:bottom w:val="single" w:sz="6" w:space="1" w:color="auto"/>
              </w:pBdr>
              <w:rPr>
                <w:b/>
                <w:bCs/>
              </w:rPr>
            </w:pPr>
          </w:p>
          <w:p w14:paraId="15318F03" w14:textId="77777777" w:rsidR="00E84460" w:rsidRDefault="00E84460" w:rsidP="0029656D">
            <w:pPr>
              <w:rPr>
                <w:b/>
                <w:bCs/>
                <w:smallCaps/>
              </w:rPr>
            </w:pPr>
          </w:p>
          <w:p w14:paraId="01F545C7" w14:textId="61AF17D1" w:rsidR="007F287F" w:rsidRPr="00A54A11" w:rsidRDefault="00C96551" w:rsidP="0029656D">
            <w:pPr>
              <w:rPr>
                <w:b/>
                <w:bCs/>
                <w:smallCaps/>
              </w:rPr>
            </w:pPr>
            <w:r w:rsidRPr="00A54A11">
              <w:rPr>
                <w:b/>
                <w:bCs/>
                <w:smallCaps/>
              </w:rPr>
              <w:t>Links</w:t>
            </w:r>
          </w:p>
          <w:p w14:paraId="63D11D56" w14:textId="0100421F" w:rsidR="007D092C" w:rsidRPr="0098435E" w:rsidRDefault="0098435E" w:rsidP="0029656D">
            <w:r w:rsidRPr="003A6953">
              <w:rPr>
                <w:noProof/>
              </w:rPr>
              <w:drawing>
                <wp:anchor distT="0" distB="0" distL="114300" distR="114300" simplePos="0" relativeHeight="251677696" behindDoc="0" locked="0" layoutInCell="1" allowOverlap="1" wp14:anchorId="5C02F945" wp14:editId="6C127402">
                  <wp:simplePos x="0" y="0"/>
                  <wp:positionH relativeFrom="column">
                    <wp:posOffset>-1905</wp:posOffset>
                  </wp:positionH>
                  <wp:positionV relativeFrom="paragraph">
                    <wp:posOffset>303924</wp:posOffset>
                  </wp:positionV>
                  <wp:extent cx="116205" cy="116205"/>
                  <wp:effectExtent l="0" t="0" r="0" b="0"/>
                  <wp:wrapNone/>
                  <wp:docPr id="17" name="Picture 1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9"/>
                          </pic:cNvPr>
                          <pic:cNvPicPr/>
                        </pic:nvPicPr>
                        <pic:blipFill>
                          <a:blip r:embed="rId10">
                            <a:extLst>
                              <a:ext uri="{96DAC541-7B7A-43D3-8B79-37D633B846F1}">
                                <asvg:svgBlip xmlns:asvg="http://schemas.microsoft.com/office/drawing/2016/SVG/main" r:embed="rId11"/>
                              </a:ext>
                            </a:extLst>
                          </a:blip>
                          <a:stretch>
                            <a:fillRect/>
                          </a:stretch>
                        </pic:blipFill>
                        <pic:spPr>
                          <a:xfrm>
                            <a:off x="0" y="0"/>
                            <a:ext cx="116205" cy="11620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CellMar>
                <w:left w:w="0" w:type="dxa"/>
                <w:right w:w="0" w:type="dxa"/>
              </w:tblCellMar>
              <w:tblLook w:val="04A0" w:firstRow="1" w:lastRow="0" w:firstColumn="1" w:lastColumn="0" w:noHBand="0" w:noVBand="1"/>
            </w:tblPr>
            <w:tblGrid>
              <w:gridCol w:w="183"/>
              <w:gridCol w:w="20"/>
              <w:gridCol w:w="1662"/>
            </w:tblGrid>
            <w:tr w:rsidR="0098435E" w:rsidRPr="003A6953" w14:paraId="3C9A1503" w14:textId="77777777" w:rsidTr="00B928C2">
              <w:tc>
                <w:tcPr>
                  <w:tcW w:w="183" w:type="dxa"/>
                  <w:vAlign w:val="center"/>
                </w:tcPr>
                <w:p w14:paraId="01FAD670" w14:textId="02A06234" w:rsidR="0098435E" w:rsidRPr="003A6953" w:rsidRDefault="0098435E" w:rsidP="0029656D">
                  <w:pPr>
                    <w:rPr>
                      <w:noProof/>
                    </w:rPr>
                  </w:pPr>
                  <w:r w:rsidRPr="003A6953">
                    <w:rPr>
                      <w:noProof/>
                    </w:rPr>
                    <w:drawing>
                      <wp:inline distT="0" distB="0" distL="0" distR="0" wp14:anchorId="5DE40C14" wp14:editId="24B00E1F">
                        <wp:extent cx="116802" cy="116802"/>
                        <wp:effectExtent l="0" t="0" r="0" b="0"/>
                        <wp:docPr id="18" name="Picture 1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802" cy="116802"/>
                                </a:xfrm>
                                <a:prstGeom prst="rect">
                                  <a:avLst/>
                                </a:prstGeom>
                              </pic:spPr>
                            </pic:pic>
                          </a:graphicData>
                        </a:graphic>
                      </wp:inline>
                    </w:drawing>
                  </w:r>
                </w:p>
              </w:tc>
              <w:tc>
                <w:tcPr>
                  <w:tcW w:w="20" w:type="dxa"/>
                </w:tcPr>
                <w:p w14:paraId="36F9A34C" w14:textId="658897D6" w:rsidR="0098435E" w:rsidRPr="0098435E" w:rsidRDefault="0098435E" w:rsidP="0098435E">
                  <w:pPr>
                    <w:jc w:val="both"/>
                    <w:rPr>
                      <w:noProof/>
                      <w:sz w:val="16"/>
                      <w:szCs w:val="16"/>
                    </w:rPr>
                  </w:pPr>
                  <w:r>
                    <w:rPr>
                      <w:noProof/>
                      <w:sz w:val="16"/>
                      <w:szCs w:val="16"/>
                    </w:rPr>
                    <w:t xml:space="preserve">     </w:t>
                  </w:r>
                </w:p>
              </w:tc>
              <w:tc>
                <w:tcPr>
                  <w:tcW w:w="1662" w:type="dxa"/>
                  <w:vAlign w:val="bottom"/>
                </w:tcPr>
                <w:p w14:paraId="0F0136A5" w14:textId="0ED5B125" w:rsidR="0098435E" w:rsidRPr="0098435E" w:rsidRDefault="0098435E" w:rsidP="0098435E">
                  <w:pPr>
                    <w:jc w:val="both"/>
                    <w:rPr>
                      <w:noProof/>
                      <w:sz w:val="16"/>
                      <w:szCs w:val="16"/>
                    </w:rPr>
                  </w:pPr>
                  <w:r w:rsidRPr="0098435E">
                    <w:rPr>
                      <w:noProof/>
                      <w:sz w:val="16"/>
                      <w:szCs w:val="16"/>
                    </w:rPr>
                    <w:t>LinkedIn</w:t>
                  </w:r>
                </w:p>
              </w:tc>
            </w:tr>
            <w:tr w:rsidR="0098435E" w:rsidRPr="003A6953" w14:paraId="6F94BA3F" w14:textId="77777777" w:rsidTr="00B928C2">
              <w:tc>
                <w:tcPr>
                  <w:tcW w:w="183" w:type="dxa"/>
                  <w:vAlign w:val="center"/>
                </w:tcPr>
                <w:p w14:paraId="381DD662" w14:textId="59F01B6F" w:rsidR="0098435E" w:rsidRPr="003A6953" w:rsidRDefault="0098435E" w:rsidP="0029656D">
                  <w:pPr>
                    <w:rPr>
                      <w:noProof/>
                    </w:rPr>
                  </w:pPr>
                </w:p>
              </w:tc>
              <w:tc>
                <w:tcPr>
                  <w:tcW w:w="20" w:type="dxa"/>
                </w:tcPr>
                <w:p w14:paraId="1D35F546" w14:textId="77777777" w:rsidR="0098435E" w:rsidRPr="0098435E" w:rsidRDefault="0098435E" w:rsidP="0098435E">
                  <w:pPr>
                    <w:jc w:val="both"/>
                    <w:rPr>
                      <w:noProof/>
                      <w:sz w:val="16"/>
                      <w:szCs w:val="16"/>
                    </w:rPr>
                  </w:pPr>
                </w:p>
              </w:tc>
              <w:tc>
                <w:tcPr>
                  <w:tcW w:w="1662" w:type="dxa"/>
                  <w:vAlign w:val="bottom"/>
                </w:tcPr>
                <w:p w14:paraId="02BB8973" w14:textId="21FA5FB2" w:rsidR="0098435E" w:rsidRPr="0098435E" w:rsidRDefault="0098435E" w:rsidP="0098435E">
                  <w:pPr>
                    <w:jc w:val="both"/>
                    <w:rPr>
                      <w:sz w:val="16"/>
                      <w:szCs w:val="16"/>
                    </w:rPr>
                  </w:pPr>
                  <w:r w:rsidRPr="0098435E">
                    <w:rPr>
                      <w:noProof/>
                      <w:sz w:val="16"/>
                      <w:szCs w:val="16"/>
                    </w:rPr>
                    <w:drawing>
                      <wp:anchor distT="0" distB="0" distL="114300" distR="114300" simplePos="0" relativeHeight="251676672" behindDoc="0" locked="0" layoutInCell="1" allowOverlap="1" wp14:anchorId="4B66C847" wp14:editId="58EC8F38">
                        <wp:simplePos x="0" y="0"/>
                        <wp:positionH relativeFrom="column">
                          <wp:posOffset>30572</wp:posOffset>
                        </wp:positionH>
                        <wp:positionV relativeFrom="paragraph">
                          <wp:posOffset>31031</wp:posOffset>
                        </wp:positionV>
                        <wp:extent cx="123939" cy="16525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96DAC541-7B7A-43D3-8B79-37D633B846F1}">
                                      <asvg:svgBlip xmlns:asvg="http://schemas.microsoft.com/office/drawing/2016/SVG/main" r:embed="rId15"/>
                                    </a:ext>
                                  </a:extLst>
                                </a:blip>
                                <a:stretch>
                                  <a:fillRect/>
                                </a:stretch>
                              </pic:blipFill>
                              <pic:spPr>
                                <a:xfrm>
                                  <a:off x="0" y="0"/>
                                  <a:ext cx="123939" cy="165253"/>
                                </a:xfrm>
                                <a:prstGeom prst="rect">
                                  <a:avLst/>
                                </a:prstGeom>
                              </pic:spPr>
                            </pic:pic>
                          </a:graphicData>
                        </a:graphic>
                        <wp14:sizeRelH relativeFrom="page">
                          <wp14:pctWidth>0</wp14:pctWidth>
                        </wp14:sizeRelH>
                        <wp14:sizeRelV relativeFrom="page">
                          <wp14:pctHeight>0</wp14:pctHeight>
                        </wp14:sizeRelV>
                      </wp:anchor>
                    </w:drawing>
                  </w:r>
                  <w:r w:rsidRPr="0098435E">
                    <w:rPr>
                      <w:sz w:val="16"/>
                      <w:szCs w:val="16"/>
                    </w:rPr>
                    <w:t>GitHub</w:t>
                  </w:r>
                </w:p>
              </w:tc>
            </w:tr>
            <w:tr w:rsidR="0098435E" w:rsidRPr="003A6953" w14:paraId="33EC361B" w14:textId="77777777" w:rsidTr="00B928C2">
              <w:tc>
                <w:tcPr>
                  <w:tcW w:w="183" w:type="dxa"/>
                  <w:vAlign w:val="center"/>
                </w:tcPr>
                <w:p w14:paraId="4BBCE1C4" w14:textId="5A5A3A49" w:rsidR="0098435E" w:rsidRPr="003A6953" w:rsidRDefault="0098435E" w:rsidP="0029656D">
                  <w:pPr>
                    <w:rPr>
                      <w:noProof/>
                    </w:rPr>
                  </w:pPr>
                  <w:r w:rsidRPr="003A6953">
                    <w:rPr>
                      <w:noProof/>
                    </w:rPr>
                    <w:drawing>
                      <wp:inline distT="0" distB="0" distL="0" distR="0" wp14:anchorId="527AEB7E" wp14:editId="471C3EB4">
                        <wp:extent cx="110169" cy="146892"/>
                        <wp:effectExtent l="0" t="0" r="4445" b="5715"/>
                        <wp:docPr id="13" name="Picture 13" descr="A black background with a black square&#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background with a black square&#10;&#10;AI-generated content may be incorrect.">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802" cy="155736"/>
                                </a:xfrm>
                                <a:prstGeom prst="rect">
                                  <a:avLst/>
                                </a:prstGeom>
                              </pic:spPr>
                            </pic:pic>
                          </a:graphicData>
                        </a:graphic>
                      </wp:inline>
                    </w:drawing>
                  </w:r>
                </w:p>
              </w:tc>
              <w:tc>
                <w:tcPr>
                  <w:tcW w:w="20" w:type="dxa"/>
                </w:tcPr>
                <w:p w14:paraId="784191AD" w14:textId="77777777" w:rsidR="0098435E" w:rsidRPr="0098435E" w:rsidRDefault="0098435E" w:rsidP="0098435E">
                  <w:pPr>
                    <w:jc w:val="both"/>
                    <w:rPr>
                      <w:noProof/>
                      <w:sz w:val="16"/>
                      <w:szCs w:val="16"/>
                    </w:rPr>
                  </w:pPr>
                </w:p>
              </w:tc>
              <w:tc>
                <w:tcPr>
                  <w:tcW w:w="1662" w:type="dxa"/>
                  <w:vAlign w:val="bottom"/>
                </w:tcPr>
                <w:p w14:paraId="5ED88827" w14:textId="3A0F4E74" w:rsidR="0098435E" w:rsidRPr="0098435E" w:rsidRDefault="0098435E" w:rsidP="0098435E">
                  <w:pPr>
                    <w:jc w:val="both"/>
                    <w:rPr>
                      <w:noProof/>
                      <w:sz w:val="16"/>
                      <w:szCs w:val="16"/>
                    </w:rPr>
                  </w:pPr>
                  <w:r w:rsidRPr="0098435E">
                    <w:rPr>
                      <w:noProof/>
                      <w:sz w:val="16"/>
                      <w:szCs w:val="16"/>
                    </w:rPr>
                    <w:t>Google Scholar</w:t>
                  </w:r>
                </w:p>
              </w:tc>
            </w:tr>
            <w:tr w:rsidR="0098435E" w:rsidRPr="003A6953" w14:paraId="2A8AC9AE" w14:textId="77777777" w:rsidTr="00B928C2">
              <w:tc>
                <w:tcPr>
                  <w:tcW w:w="183" w:type="dxa"/>
                  <w:vAlign w:val="center"/>
                </w:tcPr>
                <w:p w14:paraId="04A6E84B" w14:textId="345DA698" w:rsidR="0098435E" w:rsidRPr="003A6953" w:rsidRDefault="0098435E" w:rsidP="0029656D">
                  <w:pPr>
                    <w:rPr>
                      <w:noProof/>
                    </w:rPr>
                  </w:pPr>
                  <w:r w:rsidRPr="003A6953">
                    <w:rPr>
                      <w:noProof/>
                    </w:rPr>
                    <w:drawing>
                      <wp:inline distT="0" distB="0" distL="0" distR="0" wp14:anchorId="07CCD390" wp14:editId="219E5FC0">
                        <wp:extent cx="116802" cy="155736"/>
                        <wp:effectExtent l="0" t="0" r="0" b="0"/>
                        <wp:docPr id="14" name="Picture 1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802" cy="155736"/>
                                </a:xfrm>
                                <a:prstGeom prst="rect">
                                  <a:avLst/>
                                </a:prstGeom>
                              </pic:spPr>
                            </pic:pic>
                          </a:graphicData>
                        </a:graphic>
                      </wp:inline>
                    </w:drawing>
                  </w:r>
                </w:p>
              </w:tc>
              <w:tc>
                <w:tcPr>
                  <w:tcW w:w="20" w:type="dxa"/>
                </w:tcPr>
                <w:p w14:paraId="4241D289" w14:textId="77777777" w:rsidR="0098435E" w:rsidRPr="0098435E" w:rsidRDefault="0098435E" w:rsidP="0098435E">
                  <w:pPr>
                    <w:jc w:val="both"/>
                    <w:rPr>
                      <w:noProof/>
                      <w:sz w:val="16"/>
                      <w:szCs w:val="16"/>
                    </w:rPr>
                  </w:pPr>
                </w:p>
              </w:tc>
              <w:tc>
                <w:tcPr>
                  <w:tcW w:w="1662" w:type="dxa"/>
                  <w:vAlign w:val="bottom"/>
                </w:tcPr>
                <w:p w14:paraId="640B8F71" w14:textId="067E9C60" w:rsidR="0098435E" w:rsidRPr="0098435E" w:rsidRDefault="0098435E" w:rsidP="0098435E">
                  <w:pPr>
                    <w:jc w:val="both"/>
                    <w:rPr>
                      <w:noProof/>
                      <w:sz w:val="16"/>
                      <w:szCs w:val="16"/>
                    </w:rPr>
                  </w:pPr>
                  <w:r w:rsidRPr="0098435E">
                    <w:rPr>
                      <w:noProof/>
                      <w:sz w:val="16"/>
                      <w:szCs w:val="16"/>
                    </w:rPr>
                    <w:t>Research Gate</w:t>
                  </w:r>
                </w:p>
              </w:tc>
            </w:tr>
            <w:tr w:rsidR="0098435E" w:rsidRPr="003A6953" w14:paraId="7972AC5C" w14:textId="77777777" w:rsidTr="00B928C2">
              <w:tc>
                <w:tcPr>
                  <w:tcW w:w="183" w:type="dxa"/>
                  <w:vAlign w:val="center"/>
                </w:tcPr>
                <w:p w14:paraId="7B6F849D" w14:textId="394E6C9A" w:rsidR="0098435E" w:rsidRPr="003A6953" w:rsidRDefault="0098435E" w:rsidP="0029656D">
                  <w:pPr>
                    <w:rPr>
                      <w:noProof/>
                    </w:rPr>
                  </w:pPr>
                  <w:r w:rsidRPr="003A6953">
                    <w:rPr>
                      <w:noProof/>
                    </w:rPr>
                    <w:drawing>
                      <wp:inline distT="0" distB="0" distL="0" distR="0" wp14:anchorId="10A923CB" wp14:editId="53CC12DA">
                        <wp:extent cx="116802" cy="116802"/>
                        <wp:effectExtent l="0" t="0" r="0" b="0"/>
                        <wp:docPr id="15" name="Picture 1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20"/>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802" cy="116802"/>
                                </a:xfrm>
                                <a:prstGeom prst="rect">
                                  <a:avLst/>
                                </a:prstGeom>
                              </pic:spPr>
                            </pic:pic>
                          </a:graphicData>
                        </a:graphic>
                      </wp:inline>
                    </w:drawing>
                  </w:r>
                </w:p>
              </w:tc>
              <w:tc>
                <w:tcPr>
                  <w:tcW w:w="20" w:type="dxa"/>
                </w:tcPr>
                <w:p w14:paraId="3681EFEC" w14:textId="77777777" w:rsidR="0098435E" w:rsidRPr="0098435E" w:rsidRDefault="0098435E" w:rsidP="0098435E">
                  <w:pPr>
                    <w:jc w:val="both"/>
                    <w:rPr>
                      <w:noProof/>
                      <w:sz w:val="16"/>
                      <w:szCs w:val="16"/>
                    </w:rPr>
                  </w:pPr>
                </w:p>
              </w:tc>
              <w:tc>
                <w:tcPr>
                  <w:tcW w:w="1662" w:type="dxa"/>
                  <w:vAlign w:val="bottom"/>
                </w:tcPr>
                <w:p w14:paraId="0F3182C6" w14:textId="7236AC6E" w:rsidR="0098435E" w:rsidRPr="0098435E" w:rsidRDefault="0098435E" w:rsidP="0098435E">
                  <w:pPr>
                    <w:jc w:val="both"/>
                    <w:rPr>
                      <w:noProof/>
                      <w:sz w:val="16"/>
                      <w:szCs w:val="16"/>
                    </w:rPr>
                  </w:pPr>
                  <w:r w:rsidRPr="0098435E">
                    <w:rPr>
                      <w:noProof/>
                      <w:sz w:val="16"/>
                      <w:szCs w:val="16"/>
                    </w:rPr>
                    <w:t>ORCID</w:t>
                  </w:r>
                </w:p>
              </w:tc>
            </w:tr>
            <w:tr w:rsidR="0098435E" w:rsidRPr="003A6953" w14:paraId="50699DCD" w14:textId="77777777" w:rsidTr="00B928C2">
              <w:tc>
                <w:tcPr>
                  <w:tcW w:w="183" w:type="dxa"/>
                  <w:vAlign w:val="center"/>
                </w:tcPr>
                <w:p w14:paraId="1D8D2EBD" w14:textId="1DA9DC6C" w:rsidR="0098435E" w:rsidRPr="003A6953" w:rsidRDefault="0098435E" w:rsidP="0029656D">
                  <w:pPr>
                    <w:rPr>
                      <w:noProof/>
                    </w:rPr>
                  </w:pPr>
                  <w:r w:rsidRPr="003A6953">
                    <w:rPr>
                      <w:noProof/>
                    </w:rPr>
                    <w:drawing>
                      <wp:inline distT="0" distB="0" distL="0" distR="0" wp14:anchorId="1879CEF0" wp14:editId="56FC27AF">
                        <wp:extent cx="116802" cy="116802"/>
                        <wp:effectExtent l="0" t="0" r="0" b="0"/>
                        <wp:docPr id="16" name="Picture 1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802" cy="116802"/>
                                </a:xfrm>
                                <a:prstGeom prst="rect">
                                  <a:avLst/>
                                </a:prstGeom>
                              </pic:spPr>
                            </pic:pic>
                          </a:graphicData>
                        </a:graphic>
                      </wp:inline>
                    </w:drawing>
                  </w:r>
                </w:p>
              </w:tc>
              <w:tc>
                <w:tcPr>
                  <w:tcW w:w="20" w:type="dxa"/>
                </w:tcPr>
                <w:p w14:paraId="2D2EC7C0" w14:textId="77777777" w:rsidR="0098435E" w:rsidRPr="0098435E" w:rsidRDefault="0098435E" w:rsidP="0098435E">
                  <w:pPr>
                    <w:jc w:val="both"/>
                    <w:rPr>
                      <w:noProof/>
                      <w:sz w:val="16"/>
                      <w:szCs w:val="16"/>
                    </w:rPr>
                  </w:pPr>
                </w:p>
              </w:tc>
              <w:tc>
                <w:tcPr>
                  <w:tcW w:w="1662" w:type="dxa"/>
                  <w:vAlign w:val="bottom"/>
                </w:tcPr>
                <w:p w14:paraId="443F6DF1" w14:textId="31DE033B" w:rsidR="0098435E" w:rsidRPr="0098435E" w:rsidRDefault="0098435E" w:rsidP="0098435E">
                  <w:pPr>
                    <w:jc w:val="both"/>
                    <w:rPr>
                      <w:noProof/>
                      <w:sz w:val="16"/>
                      <w:szCs w:val="16"/>
                    </w:rPr>
                  </w:pPr>
                  <w:r w:rsidRPr="0098435E">
                    <w:rPr>
                      <w:noProof/>
                      <w:sz w:val="16"/>
                      <w:szCs w:val="16"/>
                    </w:rPr>
                    <w:t>Open Science Framework</w:t>
                  </w:r>
                </w:p>
              </w:tc>
            </w:tr>
            <w:tr w:rsidR="00A54A11" w:rsidRPr="003A6953" w14:paraId="6BD06D9A" w14:textId="77777777" w:rsidTr="00B928C2">
              <w:tc>
                <w:tcPr>
                  <w:tcW w:w="183" w:type="dxa"/>
                  <w:vAlign w:val="center"/>
                </w:tcPr>
                <w:p w14:paraId="36FD516B" w14:textId="77777777" w:rsidR="00A54A11" w:rsidRPr="003A6953" w:rsidRDefault="00A54A11" w:rsidP="0029656D">
                  <w:pPr>
                    <w:rPr>
                      <w:noProof/>
                    </w:rPr>
                  </w:pPr>
                </w:p>
              </w:tc>
              <w:tc>
                <w:tcPr>
                  <w:tcW w:w="20" w:type="dxa"/>
                </w:tcPr>
                <w:p w14:paraId="2F294453" w14:textId="77777777" w:rsidR="00A54A11" w:rsidRPr="0098435E" w:rsidRDefault="00A54A11" w:rsidP="0098435E">
                  <w:pPr>
                    <w:jc w:val="both"/>
                    <w:rPr>
                      <w:noProof/>
                      <w:sz w:val="16"/>
                      <w:szCs w:val="16"/>
                    </w:rPr>
                  </w:pPr>
                </w:p>
              </w:tc>
              <w:tc>
                <w:tcPr>
                  <w:tcW w:w="1662" w:type="dxa"/>
                  <w:vAlign w:val="bottom"/>
                </w:tcPr>
                <w:p w14:paraId="5D2EE9E9" w14:textId="77777777" w:rsidR="00A54A11" w:rsidRPr="0098435E" w:rsidRDefault="00A54A11" w:rsidP="0098435E">
                  <w:pPr>
                    <w:jc w:val="both"/>
                    <w:rPr>
                      <w:noProof/>
                      <w:sz w:val="16"/>
                      <w:szCs w:val="16"/>
                    </w:rPr>
                  </w:pPr>
                </w:p>
              </w:tc>
            </w:tr>
          </w:tbl>
          <w:p w14:paraId="448506CD" w14:textId="77777777" w:rsidR="00C96551" w:rsidRDefault="00C96551" w:rsidP="0029656D">
            <w:pPr>
              <w:pBdr>
                <w:bottom w:val="single" w:sz="6" w:space="1" w:color="auto"/>
              </w:pBdr>
            </w:pPr>
          </w:p>
          <w:p w14:paraId="4968A499" w14:textId="77777777" w:rsidR="00A54A11" w:rsidRDefault="00A54A11" w:rsidP="0029656D">
            <w:pPr>
              <w:rPr>
                <w:b/>
                <w:bCs/>
                <w:smallCaps/>
              </w:rPr>
            </w:pPr>
          </w:p>
          <w:p w14:paraId="52077B7D" w14:textId="31F61AA3" w:rsidR="007D092C" w:rsidRPr="00A54A11" w:rsidRDefault="007D092C" w:rsidP="0029656D">
            <w:pPr>
              <w:rPr>
                <w:b/>
                <w:bCs/>
                <w:smallCaps/>
              </w:rPr>
            </w:pPr>
            <w:r w:rsidRPr="00A54A11">
              <w:rPr>
                <w:b/>
                <w:bCs/>
                <w:smallCaps/>
              </w:rPr>
              <w:t>Languages</w:t>
            </w:r>
          </w:p>
          <w:p w14:paraId="225D39A7" w14:textId="77777777" w:rsidR="001C47FB" w:rsidRPr="003A6953" w:rsidRDefault="001C47FB" w:rsidP="0029656D"/>
          <w:tbl>
            <w:tblPr>
              <w:tblStyle w:val="TableGrid"/>
              <w:tblW w:w="5000" w:type="pct"/>
              <w:tblLook w:val="04A0" w:firstRow="1" w:lastRow="0" w:firstColumn="1" w:lastColumn="0" w:noHBand="0" w:noVBand="1"/>
            </w:tblPr>
            <w:tblGrid>
              <w:gridCol w:w="892"/>
              <w:gridCol w:w="508"/>
              <w:gridCol w:w="508"/>
              <w:gridCol w:w="497"/>
              <w:gridCol w:w="497"/>
              <w:gridCol w:w="497"/>
              <w:gridCol w:w="496"/>
            </w:tblGrid>
            <w:tr w:rsidR="00B928C2" w:rsidRPr="003A6953" w14:paraId="7F7CFFE7" w14:textId="77777777" w:rsidTr="00B928C2">
              <w:tc>
                <w:tcPr>
                  <w:tcW w:w="1145" w:type="pct"/>
                </w:tcPr>
                <w:p w14:paraId="446BD6F9" w14:textId="77777777" w:rsidR="00B928C2" w:rsidRPr="003A6953" w:rsidRDefault="00B928C2" w:rsidP="0029656D"/>
              </w:tc>
              <w:tc>
                <w:tcPr>
                  <w:tcW w:w="652" w:type="pct"/>
                </w:tcPr>
                <w:p w14:paraId="7822F81A" w14:textId="2CBDD0AA"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A1</w:t>
                  </w:r>
                </w:p>
              </w:tc>
              <w:tc>
                <w:tcPr>
                  <w:tcW w:w="652" w:type="pct"/>
                </w:tcPr>
                <w:p w14:paraId="709501FE" w14:textId="1C84300C"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A2</w:t>
                  </w:r>
                </w:p>
              </w:tc>
              <w:tc>
                <w:tcPr>
                  <w:tcW w:w="638" w:type="pct"/>
                </w:tcPr>
                <w:p w14:paraId="1F7A538E" w14:textId="664D3F52"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B1</w:t>
                  </w:r>
                </w:p>
              </w:tc>
              <w:tc>
                <w:tcPr>
                  <w:tcW w:w="638" w:type="pct"/>
                </w:tcPr>
                <w:p w14:paraId="32E41FD1" w14:textId="0AEF9129"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B2</w:t>
                  </w:r>
                </w:p>
              </w:tc>
              <w:tc>
                <w:tcPr>
                  <w:tcW w:w="638" w:type="pct"/>
                </w:tcPr>
                <w:p w14:paraId="74A5555C" w14:textId="63317C44"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C1</w:t>
                  </w:r>
                </w:p>
              </w:tc>
              <w:tc>
                <w:tcPr>
                  <w:tcW w:w="637" w:type="pct"/>
                </w:tcPr>
                <w:p w14:paraId="05C8B2B8" w14:textId="4C4BA534" w:rsidR="00B928C2" w:rsidRPr="00B928C2" w:rsidRDefault="00B928C2" w:rsidP="0029656D">
                  <w:pPr>
                    <w:rPr>
                      <w:rFonts w:ascii="Segoe UI Symbol" w:hAnsi="Segoe UI Symbol" w:cs="Segoe UI Symbol"/>
                      <w:sz w:val="16"/>
                      <w:szCs w:val="16"/>
                    </w:rPr>
                  </w:pPr>
                  <w:r w:rsidRPr="00B928C2">
                    <w:rPr>
                      <w:rFonts w:ascii="Segoe UI Symbol" w:hAnsi="Segoe UI Symbol" w:cs="Segoe UI Symbol"/>
                      <w:sz w:val="16"/>
                      <w:szCs w:val="16"/>
                    </w:rPr>
                    <w:t>C2</w:t>
                  </w:r>
                </w:p>
              </w:tc>
            </w:tr>
            <w:tr w:rsidR="007D092C" w:rsidRPr="003A6953" w14:paraId="00FA158A" w14:textId="77777777" w:rsidTr="00B928C2">
              <w:tc>
                <w:tcPr>
                  <w:tcW w:w="1145" w:type="pct"/>
                </w:tcPr>
                <w:p w14:paraId="616FEDC8" w14:textId="77777777" w:rsidR="007D092C" w:rsidRPr="00F33E15" w:rsidRDefault="007D092C" w:rsidP="0029656D">
                  <w:r w:rsidRPr="00F33E15">
                    <w:t>Korean</w:t>
                  </w:r>
                </w:p>
              </w:tc>
              <w:tc>
                <w:tcPr>
                  <w:tcW w:w="652" w:type="pct"/>
                </w:tcPr>
                <w:p w14:paraId="1E01F9F5"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52" w:type="pct"/>
                </w:tcPr>
                <w:p w14:paraId="4CDEFFD9"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220A0B7D"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76678436"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7C480898"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7" w:type="pct"/>
                </w:tcPr>
                <w:p w14:paraId="727EAE85" w14:textId="77777777" w:rsidR="007D092C" w:rsidRPr="0029656D" w:rsidRDefault="007D092C" w:rsidP="0029656D">
                  <w:pPr>
                    <w:rPr>
                      <w:rFonts w:ascii="Segoe UI Symbol" w:hAnsi="Segoe UI Symbol"/>
                    </w:rPr>
                  </w:pPr>
                  <w:r w:rsidRPr="0029656D">
                    <w:rPr>
                      <w:rFonts w:ascii="Segoe UI Symbol" w:hAnsi="Segoe UI Symbol" w:cs="Segoe UI Symbol"/>
                    </w:rPr>
                    <w:t>⬤</w:t>
                  </w:r>
                </w:p>
              </w:tc>
            </w:tr>
            <w:tr w:rsidR="007D092C" w:rsidRPr="003A6953" w14:paraId="2073CAE6" w14:textId="77777777" w:rsidTr="00B928C2">
              <w:tc>
                <w:tcPr>
                  <w:tcW w:w="1145" w:type="pct"/>
                </w:tcPr>
                <w:p w14:paraId="1518EDEE" w14:textId="77777777" w:rsidR="007D092C" w:rsidRPr="00F33E15" w:rsidRDefault="007D092C" w:rsidP="0029656D">
                  <w:r w:rsidRPr="00F33E15">
                    <w:t>English</w:t>
                  </w:r>
                </w:p>
              </w:tc>
              <w:tc>
                <w:tcPr>
                  <w:tcW w:w="652" w:type="pct"/>
                </w:tcPr>
                <w:p w14:paraId="786C9009"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52" w:type="pct"/>
                </w:tcPr>
                <w:p w14:paraId="77DEA709"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33BAECF2"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2520D050"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76E46314"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7" w:type="pct"/>
                </w:tcPr>
                <w:p w14:paraId="32B9E430" w14:textId="77777777" w:rsidR="007D092C" w:rsidRPr="0029656D" w:rsidRDefault="007D092C" w:rsidP="0029656D">
                  <w:pPr>
                    <w:rPr>
                      <w:rFonts w:ascii="Segoe UI Symbol" w:hAnsi="Segoe UI Symbol"/>
                    </w:rPr>
                  </w:pPr>
                  <w:r w:rsidRPr="0029656D">
                    <w:rPr>
                      <w:rFonts w:ascii="Segoe UI Symbol" w:hAnsi="Segoe UI Symbol" w:cs="Segoe UI Symbol"/>
                    </w:rPr>
                    <w:t>⬤</w:t>
                  </w:r>
                </w:p>
              </w:tc>
            </w:tr>
            <w:tr w:rsidR="007D092C" w:rsidRPr="003A6953" w14:paraId="7148EF11" w14:textId="77777777" w:rsidTr="00B928C2">
              <w:tc>
                <w:tcPr>
                  <w:tcW w:w="1145" w:type="pct"/>
                </w:tcPr>
                <w:p w14:paraId="153B9BA5" w14:textId="77777777" w:rsidR="007D092C" w:rsidRPr="00F33E15" w:rsidRDefault="007D092C" w:rsidP="0029656D">
                  <w:r w:rsidRPr="00F33E15">
                    <w:t>Polish</w:t>
                  </w:r>
                </w:p>
              </w:tc>
              <w:tc>
                <w:tcPr>
                  <w:tcW w:w="652" w:type="pct"/>
                </w:tcPr>
                <w:p w14:paraId="2ACEC45C"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52" w:type="pct"/>
                </w:tcPr>
                <w:p w14:paraId="594FD8D5"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673E544B"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5D34B72F" w14:textId="77777777" w:rsidR="007D092C" w:rsidRPr="0029656D" w:rsidRDefault="007D092C" w:rsidP="0029656D">
                  <w:pPr>
                    <w:rPr>
                      <w:rFonts w:ascii="Segoe UI Symbol" w:hAnsi="Segoe UI Symbol"/>
                    </w:rPr>
                  </w:pPr>
                  <w:r w:rsidRPr="0029656D">
                    <w:rPr>
                      <w:rFonts w:ascii="Segoe UI Symbol" w:hAnsi="Segoe UI Symbol" w:cs="Segoe UI Symbol"/>
                    </w:rPr>
                    <w:t>⬤</w:t>
                  </w:r>
                </w:p>
              </w:tc>
              <w:tc>
                <w:tcPr>
                  <w:tcW w:w="638" w:type="pct"/>
                </w:tcPr>
                <w:p w14:paraId="4A645C2B" w14:textId="77777777" w:rsidR="007D092C" w:rsidRPr="0029656D" w:rsidRDefault="007D092C" w:rsidP="0029656D">
                  <w:pPr>
                    <w:rPr>
                      <w:rFonts w:ascii="Segoe UI Symbol" w:hAnsi="Segoe UI Symbol"/>
                    </w:rPr>
                  </w:pPr>
                  <w:r w:rsidRPr="0029656D">
                    <w:rPr>
                      <w:rFonts w:ascii="Segoe UI Symbol" w:hAnsi="Segoe UI Symbol" w:cs="Segoe UI Emoji"/>
                    </w:rPr>
                    <w:t>⭕</w:t>
                  </w:r>
                </w:p>
              </w:tc>
              <w:tc>
                <w:tcPr>
                  <w:tcW w:w="637" w:type="pct"/>
                </w:tcPr>
                <w:p w14:paraId="0730AC26" w14:textId="77777777" w:rsidR="007D092C" w:rsidRPr="0029656D" w:rsidRDefault="007D092C" w:rsidP="0029656D">
                  <w:pPr>
                    <w:rPr>
                      <w:rFonts w:ascii="Segoe UI Symbol" w:hAnsi="Segoe UI Symbol"/>
                    </w:rPr>
                  </w:pPr>
                  <w:r w:rsidRPr="0029656D">
                    <w:rPr>
                      <w:rFonts w:ascii="Segoe UI Symbol" w:hAnsi="Segoe UI Symbol" w:cs="Segoe UI Emoji"/>
                    </w:rPr>
                    <w:t>⭕</w:t>
                  </w:r>
                </w:p>
              </w:tc>
            </w:tr>
          </w:tbl>
          <w:p w14:paraId="258F9D49" w14:textId="77777777" w:rsidR="007D092C" w:rsidRDefault="007D092C" w:rsidP="0029656D"/>
          <w:p w14:paraId="1FFC5820" w14:textId="77777777" w:rsidR="00A54A11" w:rsidRPr="003A6953" w:rsidRDefault="00A54A11" w:rsidP="0029656D">
            <w:pPr>
              <w:pBdr>
                <w:bottom w:val="single" w:sz="6" w:space="1" w:color="auto"/>
              </w:pBdr>
            </w:pPr>
          </w:p>
          <w:p w14:paraId="5A98C623" w14:textId="77777777" w:rsidR="00A54A11" w:rsidRDefault="00A54A11" w:rsidP="0029656D">
            <w:pPr>
              <w:rPr>
                <w:b/>
                <w:bCs/>
                <w:smallCaps/>
              </w:rPr>
            </w:pPr>
          </w:p>
          <w:p w14:paraId="233E1952" w14:textId="377690AB" w:rsidR="00C96551" w:rsidRPr="00A54A11" w:rsidRDefault="007D092C" w:rsidP="0029656D">
            <w:pPr>
              <w:rPr>
                <w:b/>
                <w:bCs/>
                <w:smallCaps/>
              </w:rPr>
            </w:pPr>
            <w:r w:rsidRPr="00A54A11">
              <w:rPr>
                <w:b/>
                <w:bCs/>
                <w:smallCaps/>
              </w:rPr>
              <w:t>Skills</w:t>
            </w:r>
          </w:p>
          <w:p w14:paraId="03A035EA" w14:textId="77777777" w:rsidR="00F33E15" w:rsidRPr="00F33E15" w:rsidRDefault="00F33E15" w:rsidP="0029656D">
            <w:pPr>
              <w:rPr>
                <w:b/>
                <w:bCs/>
              </w:rPr>
            </w:pPr>
          </w:p>
          <w:tbl>
            <w:tblPr>
              <w:tblStyle w:val="TableGrid"/>
              <w:tblW w:w="5000" w:type="pct"/>
              <w:tblLook w:val="04A0" w:firstRow="1" w:lastRow="0" w:firstColumn="1" w:lastColumn="0" w:noHBand="0" w:noVBand="1"/>
            </w:tblPr>
            <w:tblGrid>
              <w:gridCol w:w="833"/>
              <w:gridCol w:w="900"/>
              <w:gridCol w:w="1189"/>
              <w:gridCol w:w="973"/>
            </w:tblGrid>
            <w:tr w:rsidR="00B928C2" w:rsidRPr="003A6953" w14:paraId="115A7E66" w14:textId="77777777" w:rsidTr="00B928C2">
              <w:tc>
                <w:tcPr>
                  <w:tcW w:w="1070" w:type="pct"/>
                </w:tcPr>
                <w:p w14:paraId="64C9D952" w14:textId="77777777" w:rsidR="00B928C2" w:rsidRPr="003A6953" w:rsidRDefault="00B928C2" w:rsidP="0029656D"/>
              </w:tc>
              <w:tc>
                <w:tcPr>
                  <w:tcW w:w="1155" w:type="pct"/>
                  <w:vAlign w:val="center"/>
                </w:tcPr>
                <w:p w14:paraId="2EA30A3D" w14:textId="47D5DEF6" w:rsidR="00B928C2" w:rsidRPr="00B928C2" w:rsidRDefault="00B928C2" w:rsidP="00B928C2">
                  <w:pPr>
                    <w:jc w:val="center"/>
                    <w:rPr>
                      <w:rFonts w:ascii="Segoe UI Symbol" w:hAnsi="Segoe UI Symbol" w:cs="Segoe UI Symbol"/>
                      <w:sz w:val="16"/>
                      <w:szCs w:val="16"/>
                    </w:rPr>
                  </w:pPr>
                  <w:r w:rsidRPr="00B928C2">
                    <w:rPr>
                      <w:rFonts w:ascii="Segoe UI Symbol" w:hAnsi="Segoe UI Symbol" w:cs="Segoe UI Symbol"/>
                      <w:sz w:val="16"/>
                      <w:szCs w:val="16"/>
                    </w:rPr>
                    <w:t>Beginner</w:t>
                  </w:r>
                </w:p>
              </w:tc>
              <w:tc>
                <w:tcPr>
                  <w:tcW w:w="1526" w:type="pct"/>
                  <w:vAlign w:val="center"/>
                </w:tcPr>
                <w:p w14:paraId="3FCC8BC5" w14:textId="33F260F7" w:rsidR="00B928C2" w:rsidRPr="00B928C2" w:rsidRDefault="00B928C2" w:rsidP="00B928C2">
                  <w:pPr>
                    <w:jc w:val="center"/>
                    <w:rPr>
                      <w:rFonts w:ascii="Segoe UI Symbol" w:hAnsi="Segoe UI Symbol" w:cs="Segoe UI Symbol"/>
                      <w:sz w:val="16"/>
                      <w:szCs w:val="16"/>
                    </w:rPr>
                  </w:pPr>
                  <w:r w:rsidRPr="00B928C2">
                    <w:rPr>
                      <w:rFonts w:ascii="Segoe UI Symbol" w:hAnsi="Segoe UI Symbol" w:cs="Segoe UI Symbol"/>
                      <w:sz w:val="16"/>
                      <w:szCs w:val="16"/>
                    </w:rPr>
                    <w:t>Intermediate</w:t>
                  </w:r>
                </w:p>
              </w:tc>
              <w:tc>
                <w:tcPr>
                  <w:tcW w:w="1249" w:type="pct"/>
                  <w:vAlign w:val="center"/>
                </w:tcPr>
                <w:p w14:paraId="251AD497" w14:textId="2439ABBC" w:rsidR="00B928C2" w:rsidRPr="00B928C2" w:rsidRDefault="00B928C2" w:rsidP="00B928C2">
                  <w:pPr>
                    <w:jc w:val="center"/>
                    <w:rPr>
                      <w:rFonts w:ascii="Segoe UI Symbol" w:hAnsi="Segoe UI Symbol" w:cs="Cambria Math"/>
                      <w:sz w:val="16"/>
                      <w:szCs w:val="16"/>
                    </w:rPr>
                  </w:pPr>
                  <w:r w:rsidRPr="00B928C2">
                    <w:rPr>
                      <w:rFonts w:ascii="Segoe UI Symbol" w:hAnsi="Segoe UI Symbol" w:cs="Cambria Math"/>
                      <w:sz w:val="16"/>
                      <w:szCs w:val="16"/>
                    </w:rPr>
                    <w:t>Advanced</w:t>
                  </w:r>
                </w:p>
              </w:tc>
            </w:tr>
            <w:tr w:rsidR="007D092C" w:rsidRPr="003A6953" w14:paraId="2E021745" w14:textId="77777777" w:rsidTr="00B928C2">
              <w:tc>
                <w:tcPr>
                  <w:tcW w:w="1070" w:type="pct"/>
                </w:tcPr>
                <w:p w14:paraId="4A86BE9E" w14:textId="77777777" w:rsidR="007D092C" w:rsidRPr="00F33E15" w:rsidRDefault="007D092C" w:rsidP="0029656D">
                  <w:r w:rsidRPr="00F33E15">
                    <w:t>R</w:t>
                  </w:r>
                </w:p>
              </w:tc>
              <w:tc>
                <w:tcPr>
                  <w:tcW w:w="1155" w:type="pct"/>
                  <w:vAlign w:val="center"/>
                </w:tcPr>
                <w:p w14:paraId="2E4B9F85" w14:textId="77777777" w:rsidR="007D092C" w:rsidRPr="0029656D" w:rsidRDefault="007D092C" w:rsidP="00B928C2">
                  <w:pPr>
                    <w:jc w:val="center"/>
                    <w:rPr>
                      <w:rFonts w:ascii="Segoe UI Symbol" w:hAnsi="Segoe UI Symbol"/>
                    </w:rPr>
                  </w:pPr>
                  <w:r w:rsidRPr="0029656D">
                    <w:rPr>
                      <w:rFonts w:ascii="Segoe UI Symbol" w:hAnsi="Segoe UI Symbol" w:cs="Segoe UI Symbol"/>
                    </w:rPr>
                    <w:t>⬤</w:t>
                  </w:r>
                </w:p>
              </w:tc>
              <w:tc>
                <w:tcPr>
                  <w:tcW w:w="1526" w:type="pct"/>
                  <w:vAlign w:val="center"/>
                </w:tcPr>
                <w:p w14:paraId="26338F47" w14:textId="77777777" w:rsidR="007D092C" w:rsidRPr="0029656D" w:rsidRDefault="007D092C" w:rsidP="00B928C2">
                  <w:pPr>
                    <w:jc w:val="center"/>
                    <w:rPr>
                      <w:rFonts w:ascii="Segoe UI Symbol" w:hAnsi="Segoe UI Symbol"/>
                    </w:rPr>
                  </w:pPr>
                  <w:r w:rsidRPr="0029656D">
                    <w:rPr>
                      <w:rFonts w:ascii="Segoe UI Symbol" w:hAnsi="Segoe UI Symbol" w:cs="Segoe UI Symbol"/>
                    </w:rPr>
                    <w:t>⬤</w:t>
                  </w:r>
                </w:p>
              </w:tc>
              <w:tc>
                <w:tcPr>
                  <w:tcW w:w="1249" w:type="pct"/>
                  <w:vAlign w:val="center"/>
                </w:tcPr>
                <w:p w14:paraId="230C6818" w14:textId="77777777" w:rsidR="007D092C" w:rsidRPr="0029656D" w:rsidRDefault="007D092C" w:rsidP="00B928C2">
                  <w:pPr>
                    <w:jc w:val="center"/>
                    <w:rPr>
                      <w:rFonts w:ascii="Segoe UI Symbol" w:hAnsi="Segoe UI Symbol"/>
                    </w:rPr>
                  </w:pPr>
                  <w:r w:rsidRPr="0029656D">
                    <w:rPr>
                      <w:rFonts w:ascii="Segoe UI Symbol" w:hAnsi="Segoe UI Symbol" w:cs="Cambria Math"/>
                    </w:rPr>
                    <w:t>◐</w:t>
                  </w:r>
                </w:p>
              </w:tc>
            </w:tr>
            <w:tr w:rsidR="007D092C" w:rsidRPr="003A6953" w14:paraId="007A1676" w14:textId="77777777" w:rsidTr="00B928C2">
              <w:tc>
                <w:tcPr>
                  <w:tcW w:w="1070" w:type="pct"/>
                </w:tcPr>
                <w:p w14:paraId="21436E89" w14:textId="77777777" w:rsidR="007D092C" w:rsidRPr="00F33E15" w:rsidRDefault="007D092C" w:rsidP="0029656D">
                  <w:r w:rsidRPr="00F33E15">
                    <w:t>Python</w:t>
                  </w:r>
                </w:p>
              </w:tc>
              <w:tc>
                <w:tcPr>
                  <w:tcW w:w="1155" w:type="pct"/>
                  <w:vAlign w:val="center"/>
                </w:tcPr>
                <w:p w14:paraId="32F447A6" w14:textId="77777777" w:rsidR="007D092C" w:rsidRPr="0029656D" w:rsidRDefault="007D092C" w:rsidP="00B928C2">
                  <w:pPr>
                    <w:jc w:val="center"/>
                    <w:rPr>
                      <w:rFonts w:ascii="Segoe UI Symbol" w:hAnsi="Segoe UI Symbol"/>
                    </w:rPr>
                  </w:pPr>
                  <w:r w:rsidRPr="0029656D">
                    <w:rPr>
                      <w:rFonts w:ascii="Segoe UI Symbol" w:hAnsi="Segoe UI Symbol" w:cs="Segoe UI Symbol"/>
                    </w:rPr>
                    <w:t>⬤</w:t>
                  </w:r>
                </w:p>
              </w:tc>
              <w:tc>
                <w:tcPr>
                  <w:tcW w:w="1526" w:type="pct"/>
                  <w:vAlign w:val="center"/>
                </w:tcPr>
                <w:p w14:paraId="606D88E3" w14:textId="77777777" w:rsidR="007D092C" w:rsidRPr="0029656D" w:rsidRDefault="007D092C" w:rsidP="00B928C2">
                  <w:pPr>
                    <w:jc w:val="center"/>
                    <w:rPr>
                      <w:rFonts w:ascii="Segoe UI Symbol" w:hAnsi="Segoe UI Symbol"/>
                    </w:rPr>
                  </w:pPr>
                  <w:r w:rsidRPr="0029656D">
                    <w:rPr>
                      <w:rFonts w:ascii="Segoe UI Symbol" w:hAnsi="Segoe UI Symbol" w:cs="Segoe UI Symbol"/>
                    </w:rPr>
                    <w:t>⬤</w:t>
                  </w:r>
                </w:p>
              </w:tc>
              <w:tc>
                <w:tcPr>
                  <w:tcW w:w="1249" w:type="pct"/>
                  <w:vAlign w:val="center"/>
                </w:tcPr>
                <w:p w14:paraId="652967A5" w14:textId="77777777" w:rsidR="007D092C" w:rsidRPr="0029656D" w:rsidRDefault="007D092C" w:rsidP="00B928C2">
                  <w:pPr>
                    <w:jc w:val="center"/>
                    <w:rPr>
                      <w:rFonts w:ascii="Segoe UI Symbol" w:hAnsi="Segoe UI Symbol"/>
                    </w:rPr>
                  </w:pPr>
                  <w:r w:rsidRPr="0029656D">
                    <w:rPr>
                      <w:rFonts w:ascii="Segoe UI Symbol" w:hAnsi="Segoe UI Symbol" w:cs="Segoe UI Emoji"/>
                    </w:rPr>
                    <w:t>⭕</w:t>
                  </w:r>
                </w:p>
              </w:tc>
            </w:tr>
            <w:tr w:rsidR="007D092C" w:rsidRPr="003A6953" w14:paraId="1FA793DF" w14:textId="77777777" w:rsidTr="00B928C2">
              <w:trPr>
                <w:trHeight w:val="101"/>
              </w:trPr>
              <w:tc>
                <w:tcPr>
                  <w:tcW w:w="1070" w:type="pct"/>
                </w:tcPr>
                <w:p w14:paraId="66BC6776" w14:textId="77777777" w:rsidR="007D092C" w:rsidRPr="00F33E15" w:rsidRDefault="007D092C" w:rsidP="0029656D">
                  <w:r w:rsidRPr="00F33E15">
                    <w:t>SQL</w:t>
                  </w:r>
                </w:p>
              </w:tc>
              <w:tc>
                <w:tcPr>
                  <w:tcW w:w="1155" w:type="pct"/>
                  <w:vAlign w:val="center"/>
                </w:tcPr>
                <w:p w14:paraId="64D9F55B" w14:textId="77777777" w:rsidR="007D092C" w:rsidRPr="0029656D" w:rsidRDefault="007D092C" w:rsidP="00B928C2">
                  <w:pPr>
                    <w:jc w:val="center"/>
                    <w:rPr>
                      <w:rFonts w:ascii="Segoe UI Symbol" w:hAnsi="Segoe UI Symbol"/>
                    </w:rPr>
                  </w:pPr>
                  <w:r w:rsidRPr="0029656D">
                    <w:rPr>
                      <w:rFonts w:ascii="Segoe UI Symbol" w:hAnsi="Segoe UI Symbol" w:cs="Segoe UI Symbol"/>
                    </w:rPr>
                    <w:t>⬤</w:t>
                  </w:r>
                </w:p>
              </w:tc>
              <w:tc>
                <w:tcPr>
                  <w:tcW w:w="1526" w:type="pct"/>
                  <w:vAlign w:val="center"/>
                </w:tcPr>
                <w:p w14:paraId="18A6810C" w14:textId="77777777" w:rsidR="007D092C" w:rsidRPr="0029656D" w:rsidRDefault="007D092C" w:rsidP="00B928C2">
                  <w:pPr>
                    <w:jc w:val="center"/>
                    <w:rPr>
                      <w:rFonts w:ascii="Segoe UI Symbol" w:hAnsi="Segoe UI Symbol"/>
                    </w:rPr>
                  </w:pPr>
                  <w:r w:rsidRPr="0029656D">
                    <w:rPr>
                      <w:rFonts w:ascii="Segoe UI Symbol" w:hAnsi="Segoe UI Symbol" w:cs="Cambria Math"/>
                    </w:rPr>
                    <w:t>◐</w:t>
                  </w:r>
                </w:p>
              </w:tc>
              <w:tc>
                <w:tcPr>
                  <w:tcW w:w="1249" w:type="pct"/>
                  <w:vAlign w:val="center"/>
                </w:tcPr>
                <w:p w14:paraId="46B16CCB" w14:textId="77777777" w:rsidR="007D092C" w:rsidRPr="0029656D" w:rsidRDefault="007D092C" w:rsidP="00B928C2">
                  <w:pPr>
                    <w:jc w:val="center"/>
                    <w:rPr>
                      <w:rFonts w:ascii="Segoe UI Symbol" w:hAnsi="Segoe UI Symbol"/>
                    </w:rPr>
                  </w:pPr>
                  <w:r w:rsidRPr="0029656D">
                    <w:rPr>
                      <w:rFonts w:ascii="Segoe UI Symbol" w:hAnsi="Segoe UI Symbol" w:cs="Segoe UI Emoji"/>
                    </w:rPr>
                    <w:t>⭕</w:t>
                  </w:r>
                </w:p>
              </w:tc>
            </w:tr>
          </w:tbl>
          <w:p w14:paraId="7AE0899B" w14:textId="77777777" w:rsidR="007D092C" w:rsidRDefault="007D092C" w:rsidP="0029656D"/>
          <w:p w14:paraId="3F060600" w14:textId="77777777" w:rsidR="007D092C" w:rsidRDefault="007D092C" w:rsidP="0029656D">
            <w:pPr>
              <w:pBdr>
                <w:bottom w:val="single" w:sz="6" w:space="1" w:color="auto"/>
              </w:pBdr>
              <w:rPr>
                <w:b/>
                <w:bCs/>
              </w:rPr>
            </w:pPr>
          </w:p>
          <w:p w14:paraId="57D59308" w14:textId="77777777" w:rsidR="00A54A11" w:rsidRDefault="00A54A11" w:rsidP="0029656D">
            <w:pPr>
              <w:rPr>
                <w:b/>
                <w:bCs/>
                <w:smallCaps/>
              </w:rPr>
            </w:pPr>
          </w:p>
          <w:p w14:paraId="2913C77E" w14:textId="75F8760C" w:rsidR="00F33E15" w:rsidRPr="00A54A11" w:rsidRDefault="00A54A11" w:rsidP="0029656D">
            <w:pPr>
              <w:rPr>
                <w:b/>
                <w:bCs/>
                <w:smallCaps/>
              </w:rPr>
            </w:pPr>
            <w:r>
              <w:rPr>
                <w:b/>
                <w:bCs/>
                <w:smallCaps/>
              </w:rPr>
              <w:t>Coursework</w:t>
            </w:r>
          </w:p>
          <w:p w14:paraId="7D7B16BD" w14:textId="77777777" w:rsidR="00F33E15" w:rsidRDefault="00F33E15" w:rsidP="0029656D">
            <w:pPr>
              <w:rPr>
                <w:b/>
                <w:bCs/>
              </w:rPr>
            </w:pPr>
          </w:p>
          <w:tbl>
            <w:tblPr>
              <w:tblStyle w:val="TableGrid"/>
              <w:tblW w:w="0" w:type="auto"/>
              <w:tblLook w:val="04A0" w:firstRow="1" w:lastRow="0" w:firstColumn="1" w:lastColumn="0" w:noHBand="0" w:noVBand="1"/>
            </w:tblPr>
            <w:tblGrid>
              <w:gridCol w:w="3177"/>
              <w:gridCol w:w="616"/>
            </w:tblGrid>
            <w:tr w:rsidR="00F33E15" w:rsidRPr="00433957" w14:paraId="587B4FFF" w14:textId="77777777" w:rsidTr="00F33E15">
              <w:tc>
                <w:tcPr>
                  <w:tcW w:w="0" w:type="auto"/>
                </w:tcPr>
                <w:p w14:paraId="0B8DABA0" w14:textId="77777777" w:rsidR="00F33E15" w:rsidRDefault="00F33E15" w:rsidP="00F33E15">
                  <w:pPr>
                    <w:rPr>
                      <w:b/>
                      <w:bCs/>
                    </w:rPr>
                  </w:pPr>
                  <w:r>
                    <w:rPr>
                      <w:b/>
                      <w:bCs/>
                    </w:rPr>
                    <w:t>MS Data Science Courses</w:t>
                  </w:r>
                </w:p>
                <w:p w14:paraId="7774D839" w14:textId="7F2EE9EE" w:rsidR="00F33E15" w:rsidRPr="00F33E15" w:rsidRDefault="00F33E15" w:rsidP="00F33E15">
                  <w:pPr>
                    <w:rPr>
                      <w:b/>
                      <w:bCs/>
                    </w:rPr>
                  </w:pPr>
                </w:p>
              </w:tc>
              <w:tc>
                <w:tcPr>
                  <w:tcW w:w="0" w:type="auto"/>
                </w:tcPr>
                <w:p w14:paraId="5897F413" w14:textId="77777777" w:rsidR="00F33E15" w:rsidRDefault="00F33E15" w:rsidP="00F33E15">
                  <w:pPr>
                    <w:jc w:val="right"/>
                  </w:pPr>
                </w:p>
              </w:tc>
            </w:tr>
            <w:tr w:rsidR="00F33E15" w:rsidRPr="00433957" w14:paraId="52636A6F" w14:textId="56AE0D49" w:rsidTr="00F33E15">
              <w:tc>
                <w:tcPr>
                  <w:tcW w:w="0" w:type="auto"/>
                </w:tcPr>
                <w:p w14:paraId="0E2C3E6C" w14:textId="2863B511" w:rsidR="00F33E15" w:rsidRPr="00433957" w:rsidRDefault="00F33E15" w:rsidP="00F33E15">
                  <w:r>
                    <w:t xml:space="preserve">  </w:t>
                  </w:r>
                  <w:r w:rsidRPr="00767F99">
                    <w:t xml:space="preserve">Introduction to Data Science </w:t>
                  </w:r>
                </w:p>
              </w:tc>
              <w:tc>
                <w:tcPr>
                  <w:tcW w:w="0" w:type="auto"/>
                </w:tcPr>
                <w:p w14:paraId="6E409377" w14:textId="375775DE" w:rsidR="00F33E15" w:rsidRPr="00767F99" w:rsidRDefault="00F33E15" w:rsidP="00F33E15">
                  <w:pPr>
                    <w:jc w:val="right"/>
                  </w:pPr>
                  <w:r>
                    <w:t>2024</w:t>
                  </w:r>
                </w:p>
              </w:tc>
            </w:tr>
            <w:tr w:rsidR="00F33E15" w:rsidRPr="00433957" w14:paraId="7DB9F491" w14:textId="3E66364A" w:rsidTr="00F33E15">
              <w:tc>
                <w:tcPr>
                  <w:tcW w:w="0" w:type="auto"/>
                </w:tcPr>
                <w:p w14:paraId="2A6AC16B" w14:textId="77777777" w:rsidR="00F33E15" w:rsidRDefault="00F33E15" w:rsidP="00F33E15">
                  <w:r>
                    <w:t xml:space="preserve">  </w:t>
                  </w:r>
                  <w:r w:rsidRPr="00767F99">
                    <w:t xml:space="preserve">Introduction to Programming in </w:t>
                  </w:r>
                </w:p>
                <w:p w14:paraId="412D30E7" w14:textId="04B68B48" w:rsidR="00F33E15" w:rsidRPr="00433957" w:rsidRDefault="00F33E15" w:rsidP="00F33E15">
                  <w:r>
                    <w:t xml:space="preserve">    </w:t>
                  </w:r>
                  <w:r w:rsidRPr="00767F99">
                    <w:t>Python for Data Science</w:t>
                  </w:r>
                </w:p>
              </w:tc>
              <w:tc>
                <w:tcPr>
                  <w:tcW w:w="0" w:type="auto"/>
                </w:tcPr>
                <w:p w14:paraId="723D8AAC" w14:textId="76352811" w:rsidR="00F33E15" w:rsidRPr="00767F99" w:rsidRDefault="00F33E15" w:rsidP="00F33E15">
                  <w:pPr>
                    <w:jc w:val="right"/>
                  </w:pPr>
                  <w:r>
                    <w:t>2025</w:t>
                  </w:r>
                </w:p>
              </w:tc>
            </w:tr>
            <w:tr w:rsidR="00F33E15" w:rsidRPr="00433957" w14:paraId="58C0C4EF" w14:textId="3DFDE7DD" w:rsidTr="00F33E15">
              <w:tc>
                <w:tcPr>
                  <w:tcW w:w="0" w:type="auto"/>
                </w:tcPr>
                <w:p w14:paraId="002FE4F0" w14:textId="77777777" w:rsidR="00F33E15" w:rsidRDefault="00F33E15" w:rsidP="00F33E15">
                  <w:r>
                    <w:t xml:space="preserve">  </w:t>
                  </w:r>
                  <w:r w:rsidRPr="00767F99">
                    <w:t xml:space="preserve">Management and Design of </w:t>
                  </w:r>
                  <w:r>
                    <w:t xml:space="preserve"> </w:t>
                  </w:r>
                </w:p>
                <w:p w14:paraId="29AC7993" w14:textId="21919644" w:rsidR="00F33E15" w:rsidRPr="00433957" w:rsidRDefault="00F33E15" w:rsidP="00F33E15">
                  <w:r>
                    <w:t xml:space="preserve">    </w:t>
                  </w:r>
                  <w:r w:rsidRPr="00767F99">
                    <w:t>Database Systems</w:t>
                  </w:r>
                </w:p>
              </w:tc>
              <w:tc>
                <w:tcPr>
                  <w:tcW w:w="0" w:type="auto"/>
                </w:tcPr>
                <w:p w14:paraId="50B4DB08" w14:textId="1A631CAF" w:rsidR="00F33E15" w:rsidRPr="00767F99" w:rsidRDefault="00F33E15" w:rsidP="00F33E15">
                  <w:pPr>
                    <w:jc w:val="right"/>
                  </w:pPr>
                  <w:r>
                    <w:t>2025</w:t>
                  </w:r>
                </w:p>
              </w:tc>
            </w:tr>
            <w:tr w:rsidR="00F33E15" w:rsidRPr="00433957" w14:paraId="3265F816" w14:textId="77777777" w:rsidTr="00F33E15">
              <w:tc>
                <w:tcPr>
                  <w:tcW w:w="0" w:type="auto"/>
                </w:tcPr>
                <w:p w14:paraId="002ABB35" w14:textId="77777777" w:rsidR="00F33E15" w:rsidRDefault="00F33E15" w:rsidP="00F33E15">
                  <w:pPr>
                    <w:rPr>
                      <w:b/>
                      <w:bCs/>
                    </w:rPr>
                  </w:pPr>
                </w:p>
              </w:tc>
              <w:tc>
                <w:tcPr>
                  <w:tcW w:w="0" w:type="auto"/>
                </w:tcPr>
                <w:p w14:paraId="025C84F9" w14:textId="77777777" w:rsidR="00F33E15" w:rsidRDefault="00F33E15" w:rsidP="00F33E15">
                  <w:pPr>
                    <w:jc w:val="right"/>
                  </w:pPr>
                </w:p>
              </w:tc>
            </w:tr>
            <w:tr w:rsidR="00F33E15" w:rsidRPr="00433957" w14:paraId="7CD6E63F" w14:textId="77777777" w:rsidTr="00F33E15">
              <w:tc>
                <w:tcPr>
                  <w:tcW w:w="0" w:type="auto"/>
                </w:tcPr>
                <w:p w14:paraId="57539448" w14:textId="77777777" w:rsidR="00F33E15" w:rsidRDefault="00F33E15" w:rsidP="00F33E15">
                  <w:pPr>
                    <w:rPr>
                      <w:b/>
                      <w:bCs/>
                    </w:rPr>
                  </w:pPr>
                  <w:r>
                    <w:rPr>
                      <w:b/>
                      <w:bCs/>
                    </w:rPr>
                    <w:t>Certificate Courses</w:t>
                  </w:r>
                </w:p>
                <w:p w14:paraId="1331CFC3" w14:textId="066BEE5D" w:rsidR="00F33E15" w:rsidRPr="00F33E15" w:rsidRDefault="00F33E15" w:rsidP="00F33E15">
                  <w:pPr>
                    <w:rPr>
                      <w:b/>
                      <w:bCs/>
                    </w:rPr>
                  </w:pPr>
                </w:p>
              </w:tc>
              <w:tc>
                <w:tcPr>
                  <w:tcW w:w="0" w:type="auto"/>
                </w:tcPr>
                <w:p w14:paraId="78FC29A7" w14:textId="77777777" w:rsidR="00F33E15" w:rsidRDefault="00F33E15" w:rsidP="00F33E15">
                  <w:pPr>
                    <w:jc w:val="right"/>
                  </w:pPr>
                </w:p>
              </w:tc>
            </w:tr>
            <w:tr w:rsidR="00F33E15" w:rsidRPr="00433957" w14:paraId="2626F62D" w14:textId="0A54D554" w:rsidTr="00F33E15">
              <w:tc>
                <w:tcPr>
                  <w:tcW w:w="0" w:type="auto"/>
                </w:tcPr>
                <w:p w14:paraId="3670DC1F" w14:textId="34F4F280" w:rsidR="00F33E15" w:rsidRDefault="00F33E15" w:rsidP="00F33E15">
                  <w:r>
                    <w:t xml:space="preserve">  </w:t>
                  </w:r>
                  <w:r w:rsidRPr="00162D39">
                    <w:t xml:space="preserve">Writing in the Sciences </w:t>
                  </w:r>
                </w:p>
                <w:p w14:paraId="5C2C2F7F" w14:textId="0626CEB2" w:rsidR="00F33E15" w:rsidRPr="00F33E15" w:rsidRDefault="00F33E15" w:rsidP="00F33E15">
                  <w:pPr>
                    <w:rPr>
                      <w:i/>
                      <w:iCs/>
                    </w:rPr>
                  </w:pPr>
                  <w:r>
                    <w:rPr>
                      <w:i/>
                      <w:iCs/>
                    </w:rPr>
                    <w:t xml:space="preserve">  </w:t>
                  </w:r>
                  <w:r w:rsidRPr="00F33E15">
                    <w:rPr>
                      <w:i/>
                      <w:iCs/>
                    </w:rPr>
                    <w:t>Stanford University</w:t>
                  </w:r>
                </w:p>
              </w:tc>
              <w:tc>
                <w:tcPr>
                  <w:tcW w:w="0" w:type="auto"/>
                </w:tcPr>
                <w:p w14:paraId="7388BFF8" w14:textId="67788038" w:rsidR="00F33E15" w:rsidRPr="00162D39" w:rsidRDefault="00F33E15" w:rsidP="00F33E15">
                  <w:pPr>
                    <w:jc w:val="right"/>
                  </w:pPr>
                  <w:r>
                    <w:t>2023</w:t>
                  </w:r>
                </w:p>
              </w:tc>
            </w:tr>
            <w:tr w:rsidR="00F33E15" w:rsidRPr="00433957" w14:paraId="5B2657BA" w14:textId="60397FBB" w:rsidTr="00F33E15">
              <w:tc>
                <w:tcPr>
                  <w:tcW w:w="0" w:type="auto"/>
                </w:tcPr>
                <w:p w14:paraId="068FC813" w14:textId="77777777" w:rsidR="00F33E15" w:rsidRDefault="00F33E15" w:rsidP="00F33E15">
                  <w:r>
                    <w:t xml:space="preserve">  </w:t>
                  </w:r>
                  <w:r w:rsidRPr="00162D39">
                    <w:t xml:space="preserve">Introduction to Systematic Reviews </w:t>
                  </w:r>
                  <w:r>
                    <w:t xml:space="preserve"> </w:t>
                  </w:r>
                </w:p>
                <w:p w14:paraId="4097C77A" w14:textId="357D3CA8" w:rsidR="00F33E15" w:rsidRDefault="00F33E15" w:rsidP="00F33E15">
                  <w:r>
                    <w:t xml:space="preserve">  </w:t>
                  </w:r>
                  <w:r w:rsidRPr="00162D39">
                    <w:t xml:space="preserve">and Meta-Analyses </w:t>
                  </w:r>
                </w:p>
                <w:p w14:paraId="1A34156B" w14:textId="547172F8" w:rsidR="00F33E15" w:rsidRPr="00F33E15" w:rsidRDefault="00F33E15" w:rsidP="00F33E15">
                  <w:pPr>
                    <w:rPr>
                      <w:i/>
                      <w:iCs/>
                    </w:rPr>
                  </w:pPr>
                  <w:r>
                    <w:rPr>
                      <w:i/>
                      <w:iCs/>
                    </w:rPr>
                    <w:t xml:space="preserve">  </w:t>
                  </w:r>
                  <w:r w:rsidRPr="00F33E15">
                    <w:rPr>
                      <w:i/>
                      <w:iCs/>
                    </w:rPr>
                    <w:t>Johns Hopkins University</w:t>
                  </w:r>
                </w:p>
              </w:tc>
              <w:tc>
                <w:tcPr>
                  <w:tcW w:w="0" w:type="auto"/>
                </w:tcPr>
                <w:p w14:paraId="18E625D7" w14:textId="2209B528" w:rsidR="00F33E15" w:rsidRPr="00162D39" w:rsidRDefault="00F33E15" w:rsidP="00F33E15">
                  <w:pPr>
                    <w:jc w:val="right"/>
                  </w:pPr>
                  <w:r>
                    <w:t>2023</w:t>
                  </w:r>
                </w:p>
              </w:tc>
            </w:tr>
            <w:tr w:rsidR="00F33E15" w:rsidRPr="00433957" w14:paraId="3BDA1722" w14:textId="50467B14" w:rsidTr="00F33E15">
              <w:tc>
                <w:tcPr>
                  <w:tcW w:w="0" w:type="auto"/>
                </w:tcPr>
                <w:p w14:paraId="6A678C0C" w14:textId="77777777" w:rsidR="00F33E15" w:rsidRDefault="00F33E15" w:rsidP="00F33E15">
                  <w:r>
                    <w:t xml:space="preserve">  </w:t>
                  </w:r>
                  <w:r w:rsidRPr="00162D39">
                    <w:t xml:space="preserve">Microsoft Access - Basic </w:t>
                  </w:r>
                  <w:r>
                    <w:t xml:space="preserve">  </w:t>
                  </w:r>
                </w:p>
                <w:p w14:paraId="5395A348" w14:textId="114B86D1" w:rsidR="00F33E15" w:rsidRDefault="00F33E15" w:rsidP="00F33E15">
                  <w:r>
                    <w:t xml:space="preserve">  </w:t>
                  </w:r>
                  <w:r w:rsidRPr="00162D39">
                    <w:t xml:space="preserve">Certification </w:t>
                  </w:r>
                </w:p>
                <w:p w14:paraId="4DA486F4" w14:textId="5698DF7B" w:rsidR="00F33E15" w:rsidRPr="00433957" w:rsidRDefault="00F33E15" w:rsidP="00F33E15">
                  <w:r>
                    <w:rPr>
                      <w:i/>
                      <w:iCs/>
                    </w:rPr>
                    <w:t xml:space="preserve">  </w:t>
                  </w:r>
                  <w:r w:rsidRPr="00F33E15">
                    <w:rPr>
                      <w:i/>
                      <w:iCs/>
                    </w:rPr>
                    <w:t>LinkedIn Learning</w:t>
                  </w:r>
                </w:p>
              </w:tc>
              <w:tc>
                <w:tcPr>
                  <w:tcW w:w="0" w:type="auto"/>
                </w:tcPr>
                <w:p w14:paraId="3AEC7D2A" w14:textId="0E8638E4" w:rsidR="00F33E15" w:rsidRPr="00162D39" w:rsidRDefault="00F33E15" w:rsidP="00F33E15">
                  <w:pPr>
                    <w:jc w:val="right"/>
                  </w:pPr>
                  <w:r>
                    <w:t>2023</w:t>
                  </w:r>
                </w:p>
              </w:tc>
            </w:tr>
          </w:tbl>
          <w:p w14:paraId="027B5992" w14:textId="77777777" w:rsidR="00F33E15" w:rsidRDefault="00F33E15" w:rsidP="0029656D">
            <w:pPr>
              <w:rPr>
                <w:b/>
                <w:bCs/>
              </w:rPr>
            </w:pPr>
            <w:r>
              <w:rPr>
                <w:b/>
                <w:bCs/>
              </w:rPr>
              <w:t xml:space="preserve"> </w:t>
            </w:r>
          </w:p>
          <w:p w14:paraId="02DD22A4" w14:textId="77777777" w:rsidR="00A54A11" w:rsidRDefault="00A54A11" w:rsidP="0029656D">
            <w:pPr>
              <w:rPr>
                <w:b/>
                <w:bCs/>
              </w:rPr>
            </w:pPr>
          </w:p>
          <w:p w14:paraId="4EFC0227" w14:textId="77777777" w:rsidR="00A54A11" w:rsidRDefault="00A54A11" w:rsidP="0029656D">
            <w:pPr>
              <w:rPr>
                <w:b/>
                <w:bCs/>
                <w:smallCaps/>
              </w:rPr>
            </w:pPr>
          </w:p>
          <w:p w14:paraId="48AC9A31" w14:textId="6D69D09D" w:rsidR="00A54A11" w:rsidRPr="00A54A11" w:rsidRDefault="00A54A11" w:rsidP="0029656D">
            <w:pPr>
              <w:rPr>
                <w:b/>
                <w:bCs/>
                <w:smallCaps/>
              </w:rPr>
            </w:pPr>
          </w:p>
        </w:tc>
        <w:tc>
          <w:tcPr>
            <w:tcW w:w="3663" w:type="pct"/>
          </w:tcPr>
          <w:p w14:paraId="00E950DB" w14:textId="77777777" w:rsidR="008872ED" w:rsidRDefault="008872ED"/>
          <w:p w14:paraId="6489A0F3" w14:textId="77777777" w:rsidR="008872ED" w:rsidRDefault="008872ED"/>
          <w:tbl>
            <w:tblPr>
              <w:tblStyle w:val="TableGrid"/>
              <w:tblW w:w="5000" w:type="pct"/>
              <w:tblLook w:val="04A0" w:firstRow="1" w:lastRow="0" w:firstColumn="1" w:lastColumn="0" w:noHBand="0" w:noVBand="1"/>
            </w:tblPr>
            <w:tblGrid>
              <w:gridCol w:w="12118"/>
            </w:tblGrid>
            <w:tr w:rsidR="007D092C" w:rsidRPr="003A6953" w14:paraId="0724B2BA" w14:textId="77777777" w:rsidTr="00B928C2">
              <w:tc>
                <w:tcPr>
                  <w:tcW w:w="5000" w:type="pct"/>
                  <w:vAlign w:val="center"/>
                </w:tcPr>
                <w:p w14:paraId="4DEDCF60" w14:textId="4497EA87" w:rsidR="007D092C" w:rsidRDefault="008872ED" w:rsidP="008872ED">
                  <w:pPr>
                    <w:pStyle w:val="Title"/>
                    <w:rPr>
                      <w:smallCaps/>
                    </w:rPr>
                  </w:pPr>
                  <w:r w:rsidRPr="008872ED">
                    <w:t>D</w:t>
                  </w:r>
                  <w:r w:rsidR="007D092C" w:rsidRPr="008872ED">
                    <w:rPr>
                      <w:smallCaps/>
                    </w:rPr>
                    <w:t xml:space="preserve">ong </w:t>
                  </w:r>
                  <w:r w:rsidRPr="008872ED">
                    <w:rPr>
                      <w:smallCaps/>
                    </w:rPr>
                    <w:t>W</w:t>
                  </w:r>
                  <w:r w:rsidR="007D092C" w:rsidRPr="008872ED">
                    <w:rPr>
                      <w:smallCaps/>
                    </w:rPr>
                    <w:t xml:space="preserve">oon </w:t>
                  </w:r>
                  <w:r w:rsidRPr="008872ED">
                    <w:rPr>
                      <w:smallCaps/>
                    </w:rPr>
                    <w:t>K</w:t>
                  </w:r>
                  <w:r w:rsidR="007D092C" w:rsidRPr="008872ED">
                    <w:rPr>
                      <w:smallCaps/>
                    </w:rPr>
                    <w:t xml:space="preserve">im, </w:t>
                  </w:r>
                  <w:r w:rsidRPr="008872ED">
                    <w:rPr>
                      <w:smallCaps/>
                    </w:rPr>
                    <w:t>MD</w:t>
                  </w:r>
                </w:p>
                <w:p w14:paraId="4442E0EC" w14:textId="77777777" w:rsidR="00C96551" w:rsidRDefault="00C96551" w:rsidP="00B928C2">
                  <w:pPr>
                    <w:pStyle w:val="BodyText"/>
                    <w:rPr>
                      <w:smallCaps/>
                    </w:rPr>
                  </w:pPr>
                </w:p>
                <w:p w14:paraId="2EC0FAC5" w14:textId="12526A7A" w:rsidR="00C96551" w:rsidRPr="00B928C2" w:rsidRDefault="00C96551" w:rsidP="008872ED">
                  <w:pPr>
                    <w:pStyle w:val="BodyText"/>
                    <w:jc w:val="center"/>
                    <w:rPr>
                      <w:smallCaps/>
                    </w:rPr>
                  </w:pPr>
                  <w:r w:rsidRPr="00B928C2">
                    <w:rPr>
                      <w:smallCaps/>
                    </w:rPr>
                    <w:t>Postdoctoral Researcher</w:t>
                  </w:r>
                </w:p>
                <w:p w14:paraId="2A8A7401" w14:textId="50EC9B5B" w:rsidR="008872ED" w:rsidRDefault="008872ED" w:rsidP="008872ED">
                  <w:pPr>
                    <w:pStyle w:val="BodyText"/>
                    <w:jc w:val="center"/>
                    <w:rPr>
                      <w:smallCaps/>
                    </w:rPr>
                  </w:pPr>
                </w:p>
                <w:tbl>
                  <w:tblPr>
                    <w:tblStyle w:val="TableGrid"/>
                    <w:tblW w:w="0" w:type="auto"/>
                    <w:tblCellMar>
                      <w:left w:w="0" w:type="dxa"/>
                      <w:right w:w="0" w:type="dxa"/>
                    </w:tblCellMar>
                    <w:tblLook w:val="04A0" w:firstRow="1" w:lastRow="0" w:firstColumn="1" w:lastColumn="0" w:noHBand="0" w:noVBand="1"/>
                  </w:tblPr>
                  <w:tblGrid>
                    <w:gridCol w:w="183"/>
                    <w:gridCol w:w="1662"/>
                  </w:tblGrid>
                  <w:tr w:rsidR="008B6257" w:rsidRPr="003A6953" w14:paraId="24E145BF" w14:textId="77777777" w:rsidTr="008B6257">
                    <w:trPr>
                      <w:cantSplit/>
                    </w:trPr>
                    <w:tc>
                      <w:tcPr>
                        <w:tcW w:w="0" w:type="auto"/>
                        <w:vAlign w:val="center"/>
                      </w:tcPr>
                      <w:p w14:paraId="6920CA39" w14:textId="2010CF0C" w:rsidR="008B6257" w:rsidRPr="003A6953" w:rsidRDefault="008B6257" w:rsidP="006760A8">
                        <w:pPr>
                          <w:rPr>
                            <w:noProof/>
                          </w:rPr>
                        </w:pPr>
                        <w:r w:rsidRPr="003A6953">
                          <w:rPr>
                            <w:noProof/>
                          </w:rPr>
                          <w:drawing>
                            <wp:anchor distT="0" distB="0" distL="114300" distR="114300" simplePos="0" relativeHeight="251695104" behindDoc="0" locked="0" layoutInCell="1" allowOverlap="1" wp14:anchorId="57E4CDE1" wp14:editId="7E77220A">
                              <wp:simplePos x="0" y="0"/>
                              <wp:positionH relativeFrom="column">
                                <wp:posOffset>-7620</wp:posOffset>
                              </wp:positionH>
                              <wp:positionV relativeFrom="paragraph">
                                <wp:posOffset>26670</wp:posOffset>
                              </wp:positionV>
                              <wp:extent cx="116205" cy="116205"/>
                              <wp:effectExtent l="0" t="0" r="0" b="0"/>
                              <wp:wrapNone/>
                              <wp:docPr id="9" name="Picture 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205" cy="11620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bottom"/>
                      </w:tcPr>
                      <w:p w14:paraId="17D015CE" w14:textId="5B0A3810" w:rsidR="008B6257" w:rsidRPr="0098435E" w:rsidRDefault="008B6257" w:rsidP="006760A8">
                        <w:pPr>
                          <w:jc w:val="both"/>
                          <w:rPr>
                            <w:noProof/>
                            <w:sz w:val="16"/>
                            <w:szCs w:val="16"/>
                          </w:rPr>
                        </w:pPr>
                        <w:r w:rsidRPr="0098435E">
                          <w:rPr>
                            <w:noProof/>
                            <w:sz w:val="16"/>
                            <w:szCs w:val="16"/>
                          </w:rPr>
                          <w:t>LinkedIn</w:t>
                        </w:r>
                      </w:p>
                    </w:tc>
                  </w:tr>
                  <w:tr w:rsidR="008B6257" w:rsidRPr="003A6953" w14:paraId="176DC421" w14:textId="77777777" w:rsidTr="008B6257">
                    <w:trPr>
                      <w:cantSplit/>
                    </w:trPr>
                    <w:tc>
                      <w:tcPr>
                        <w:tcW w:w="0" w:type="auto"/>
                        <w:vAlign w:val="center"/>
                      </w:tcPr>
                      <w:p w14:paraId="7735B535" w14:textId="3D3B5242" w:rsidR="008B6257" w:rsidRPr="003A6953" w:rsidRDefault="008B6257" w:rsidP="006760A8">
                        <w:pPr>
                          <w:rPr>
                            <w:noProof/>
                          </w:rPr>
                        </w:pPr>
                        <w:r w:rsidRPr="003A6953">
                          <w:rPr>
                            <w:noProof/>
                          </w:rPr>
                          <w:drawing>
                            <wp:anchor distT="0" distB="0" distL="114300" distR="114300" simplePos="0" relativeHeight="251694080" behindDoc="0" locked="0" layoutInCell="1" allowOverlap="1" wp14:anchorId="52C60C40" wp14:editId="040EB63E">
                              <wp:simplePos x="0" y="0"/>
                              <wp:positionH relativeFrom="column">
                                <wp:posOffset>-6985</wp:posOffset>
                              </wp:positionH>
                              <wp:positionV relativeFrom="paragraph">
                                <wp:posOffset>28575</wp:posOffset>
                              </wp:positionV>
                              <wp:extent cx="116205" cy="116205"/>
                              <wp:effectExtent l="0" t="0" r="0" b="0"/>
                              <wp:wrapNone/>
                              <wp:docPr id="21" name="Picture 1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9"/>
                                      </pic:cNvPr>
                                      <pic:cNvPicPr/>
                                    </pic:nvPicPr>
                                    <pic:blipFill>
                                      <a:blip r:embed="rId10">
                                        <a:extLst>
                                          <a:ext uri="{96DAC541-7B7A-43D3-8B79-37D633B846F1}">
                                            <asvg:svgBlip xmlns:asvg="http://schemas.microsoft.com/office/drawing/2016/SVG/main" r:embed="rId11"/>
                                          </a:ext>
                                        </a:extLst>
                                      </a:blip>
                                      <a:stretch>
                                        <a:fillRect/>
                                      </a:stretch>
                                    </pic:blipFill>
                                    <pic:spPr>
                                      <a:xfrm>
                                        <a:off x="0" y="0"/>
                                        <a:ext cx="116205" cy="11620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bottom"/>
                      </w:tcPr>
                      <w:p w14:paraId="548BEF72" w14:textId="042513CA" w:rsidR="008B6257" w:rsidRPr="0098435E" w:rsidRDefault="008B6257" w:rsidP="006760A8">
                        <w:pPr>
                          <w:jc w:val="both"/>
                          <w:rPr>
                            <w:noProof/>
                            <w:sz w:val="16"/>
                            <w:szCs w:val="16"/>
                          </w:rPr>
                        </w:pPr>
                        <w:r>
                          <w:rPr>
                            <w:noProof/>
                            <w:sz w:val="16"/>
                            <w:szCs w:val="16"/>
                          </w:rPr>
                          <w:t>GitHub</w:t>
                        </w:r>
                      </w:p>
                    </w:tc>
                  </w:tr>
                  <w:tr w:rsidR="008B6257" w:rsidRPr="003A6953" w14:paraId="486637A7" w14:textId="77777777" w:rsidTr="008B6257">
                    <w:trPr>
                      <w:cantSplit/>
                    </w:trPr>
                    <w:tc>
                      <w:tcPr>
                        <w:tcW w:w="0" w:type="auto"/>
                        <w:vAlign w:val="center"/>
                      </w:tcPr>
                      <w:p w14:paraId="713D75EB" w14:textId="24C88FA4" w:rsidR="008B6257" w:rsidRPr="003A6953" w:rsidRDefault="008B6257" w:rsidP="006760A8">
                        <w:pPr>
                          <w:rPr>
                            <w:noProof/>
                          </w:rPr>
                        </w:pPr>
                      </w:p>
                    </w:tc>
                    <w:tc>
                      <w:tcPr>
                        <w:tcW w:w="0" w:type="auto"/>
                        <w:vAlign w:val="bottom"/>
                      </w:tcPr>
                      <w:p w14:paraId="34EECE1E" w14:textId="26751B57" w:rsidR="008B6257" w:rsidRPr="0098435E" w:rsidRDefault="008B6257" w:rsidP="006760A8">
                        <w:pPr>
                          <w:jc w:val="both"/>
                          <w:rPr>
                            <w:sz w:val="16"/>
                            <w:szCs w:val="16"/>
                          </w:rPr>
                        </w:pPr>
                        <w:r w:rsidRPr="0098435E">
                          <w:rPr>
                            <w:noProof/>
                            <w:sz w:val="16"/>
                            <w:szCs w:val="16"/>
                          </w:rPr>
                          <w:drawing>
                            <wp:anchor distT="0" distB="0" distL="114300" distR="114300" simplePos="0" relativeHeight="251693056" behindDoc="0" locked="0" layoutInCell="1" allowOverlap="1" wp14:anchorId="463E19AE" wp14:editId="576BF0AA">
                              <wp:simplePos x="0" y="0"/>
                              <wp:positionH relativeFrom="column">
                                <wp:posOffset>30572</wp:posOffset>
                              </wp:positionH>
                              <wp:positionV relativeFrom="paragraph">
                                <wp:posOffset>31031</wp:posOffset>
                              </wp:positionV>
                              <wp:extent cx="123939" cy="165253"/>
                              <wp:effectExtent l="0" t="0" r="0"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96DAC541-7B7A-43D3-8B79-37D633B846F1}">
                                            <asvg:svgBlip xmlns:asvg="http://schemas.microsoft.com/office/drawing/2016/SVG/main" r:embed="rId15"/>
                                          </a:ext>
                                        </a:extLst>
                                      </a:blip>
                                      <a:stretch>
                                        <a:fillRect/>
                                      </a:stretch>
                                    </pic:blipFill>
                                    <pic:spPr>
                                      <a:xfrm>
                                        <a:off x="0" y="0"/>
                                        <a:ext cx="123939" cy="165253"/>
                                      </a:xfrm>
                                      <a:prstGeom prst="rect">
                                        <a:avLst/>
                                      </a:prstGeom>
                                    </pic:spPr>
                                  </pic:pic>
                                </a:graphicData>
                              </a:graphic>
                              <wp14:sizeRelH relativeFrom="page">
                                <wp14:pctWidth>0</wp14:pctWidth>
                              </wp14:sizeRelH>
                              <wp14:sizeRelV relativeFrom="page">
                                <wp14:pctHeight>0</wp14:pctHeight>
                              </wp14:sizeRelV>
                            </wp:anchor>
                          </w:drawing>
                        </w:r>
                        <w:r w:rsidRPr="0098435E">
                          <w:rPr>
                            <w:sz w:val="16"/>
                            <w:szCs w:val="16"/>
                          </w:rPr>
                          <w:t>GitHub</w:t>
                        </w:r>
                      </w:p>
                    </w:tc>
                  </w:tr>
                  <w:tr w:rsidR="008B6257" w:rsidRPr="003A6953" w14:paraId="5B729EFC" w14:textId="77777777" w:rsidTr="008B6257">
                    <w:trPr>
                      <w:cantSplit/>
                    </w:trPr>
                    <w:tc>
                      <w:tcPr>
                        <w:tcW w:w="0" w:type="auto"/>
                        <w:vAlign w:val="center"/>
                      </w:tcPr>
                      <w:p w14:paraId="1471EAF2" w14:textId="77777777" w:rsidR="008B6257" w:rsidRPr="003A6953" w:rsidRDefault="008B6257" w:rsidP="006760A8">
                        <w:pPr>
                          <w:rPr>
                            <w:noProof/>
                          </w:rPr>
                        </w:pPr>
                        <w:r w:rsidRPr="003A6953">
                          <w:rPr>
                            <w:noProof/>
                          </w:rPr>
                          <w:drawing>
                            <wp:inline distT="0" distB="0" distL="0" distR="0" wp14:anchorId="62FC9C65" wp14:editId="1008CB73">
                              <wp:extent cx="110169" cy="146892"/>
                              <wp:effectExtent l="0" t="0" r="4445" b="5715"/>
                              <wp:docPr id="11" name="Picture 11" descr="A black background with a black square&#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background with a black square&#10;&#10;AI-generated content may be incorrect.">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802" cy="155736"/>
                                      </a:xfrm>
                                      <a:prstGeom prst="rect">
                                        <a:avLst/>
                                      </a:prstGeom>
                                    </pic:spPr>
                                  </pic:pic>
                                </a:graphicData>
                              </a:graphic>
                            </wp:inline>
                          </w:drawing>
                        </w:r>
                      </w:p>
                    </w:tc>
                    <w:tc>
                      <w:tcPr>
                        <w:tcW w:w="0" w:type="auto"/>
                        <w:vAlign w:val="bottom"/>
                      </w:tcPr>
                      <w:p w14:paraId="7EF0156B" w14:textId="12B1C3C9" w:rsidR="008B6257" w:rsidRPr="0098435E" w:rsidRDefault="008B6257" w:rsidP="006760A8">
                        <w:pPr>
                          <w:jc w:val="both"/>
                          <w:rPr>
                            <w:noProof/>
                            <w:sz w:val="16"/>
                            <w:szCs w:val="16"/>
                          </w:rPr>
                        </w:pPr>
                        <w:r w:rsidRPr="0098435E">
                          <w:rPr>
                            <w:noProof/>
                            <w:sz w:val="16"/>
                            <w:szCs w:val="16"/>
                          </w:rPr>
                          <w:t>Google Scholar</w:t>
                        </w:r>
                      </w:p>
                    </w:tc>
                  </w:tr>
                  <w:tr w:rsidR="008B6257" w:rsidRPr="003A6953" w14:paraId="2D8E9ACD" w14:textId="77777777" w:rsidTr="008B6257">
                    <w:trPr>
                      <w:cantSplit/>
                    </w:trPr>
                    <w:tc>
                      <w:tcPr>
                        <w:tcW w:w="0" w:type="auto"/>
                        <w:vAlign w:val="center"/>
                      </w:tcPr>
                      <w:p w14:paraId="5749FFCA" w14:textId="77777777" w:rsidR="008B6257" w:rsidRPr="003A6953" w:rsidRDefault="008B6257" w:rsidP="006760A8">
                        <w:pPr>
                          <w:rPr>
                            <w:noProof/>
                          </w:rPr>
                        </w:pPr>
                        <w:r w:rsidRPr="003A6953">
                          <w:rPr>
                            <w:noProof/>
                          </w:rPr>
                          <w:drawing>
                            <wp:inline distT="0" distB="0" distL="0" distR="0" wp14:anchorId="3C71BED0" wp14:editId="4CD51843">
                              <wp:extent cx="109855" cy="146473"/>
                              <wp:effectExtent l="0" t="0" r="4445" b="6350"/>
                              <wp:docPr id="12" name="Picture 1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1687" cy="148916"/>
                                      </a:xfrm>
                                      <a:prstGeom prst="rect">
                                        <a:avLst/>
                                      </a:prstGeom>
                                    </pic:spPr>
                                  </pic:pic>
                                </a:graphicData>
                              </a:graphic>
                            </wp:inline>
                          </w:drawing>
                        </w:r>
                      </w:p>
                    </w:tc>
                    <w:tc>
                      <w:tcPr>
                        <w:tcW w:w="0" w:type="auto"/>
                        <w:vAlign w:val="bottom"/>
                      </w:tcPr>
                      <w:p w14:paraId="4C1A71DA" w14:textId="3CF8B816" w:rsidR="008B6257" w:rsidRPr="0098435E" w:rsidRDefault="008B6257" w:rsidP="006760A8">
                        <w:pPr>
                          <w:jc w:val="both"/>
                          <w:rPr>
                            <w:noProof/>
                            <w:sz w:val="16"/>
                            <w:szCs w:val="16"/>
                          </w:rPr>
                        </w:pPr>
                        <w:r w:rsidRPr="0098435E">
                          <w:rPr>
                            <w:noProof/>
                            <w:sz w:val="16"/>
                            <w:szCs w:val="16"/>
                          </w:rPr>
                          <w:t>Research Gate</w:t>
                        </w:r>
                      </w:p>
                    </w:tc>
                  </w:tr>
                  <w:tr w:rsidR="008B6257" w:rsidRPr="003A6953" w14:paraId="539D9538" w14:textId="77777777" w:rsidTr="008B6257">
                    <w:trPr>
                      <w:cantSplit/>
                    </w:trPr>
                    <w:tc>
                      <w:tcPr>
                        <w:tcW w:w="0" w:type="auto"/>
                        <w:vAlign w:val="center"/>
                      </w:tcPr>
                      <w:p w14:paraId="52D585CF" w14:textId="77777777" w:rsidR="008B6257" w:rsidRPr="003A6953" w:rsidRDefault="008B6257" w:rsidP="006760A8">
                        <w:pPr>
                          <w:rPr>
                            <w:noProof/>
                          </w:rPr>
                        </w:pPr>
                        <w:r w:rsidRPr="003A6953">
                          <w:rPr>
                            <w:noProof/>
                          </w:rPr>
                          <w:drawing>
                            <wp:inline distT="0" distB="0" distL="0" distR="0" wp14:anchorId="3304C4BF" wp14:editId="1D9E75F5">
                              <wp:extent cx="116802" cy="116802"/>
                              <wp:effectExtent l="0" t="0" r="0" b="0"/>
                              <wp:docPr id="19" name="Picture 1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hlinkClick r:id="rId20"/>
                                      </pic:cNvPr>
                                      <pic:cNvPicPr/>
                                    </pic:nvPicPr>
                                    <pic:blipFill>
                                      <a:blip r:embed="rId24">
                                        <a:extLst>
                                          <a:ext uri="{96DAC541-7B7A-43D3-8B79-37D633B846F1}">
                                            <asvg:svgBlip xmlns:asvg="http://schemas.microsoft.com/office/drawing/2016/SVG/main" r:embed="rId25"/>
                                          </a:ext>
                                        </a:extLst>
                                      </a:blip>
                                      <a:stretch>
                                        <a:fillRect/>
                                      </a:stretch>
                                    </pic:blipFill>
                                    <pic:spPr>
                                      <a:xfrm>
                                        <a:off x="0" y="0"/>
                                        <a:ext cx="116802" cy="116802"/>
                                      </a:xfrm>
                                      <a:prstGeom prst="rect">
                                        <a:avLst/>
                                      </a:prstGeom>
                                    </pic:spPr>
                                  </pic:pic>
                                </a:graphicData>
                              </a:graphic>
                            </wp:inline>
                          </w:drawing>
                        </w:r>
                      </w:p>
                    </w:tc>
                    <w:tc>
                      <w:tcPr>
                        <w:tcW w:w="0" w:type="auto"/>
                        <w:vAlign w:val="bottom"/>
                      </w:tcPr>
                      <w:p w14:paraId="6758C57F" w14:textId="19390DA1" w:rsidR="008B6257" w:rsidRPr="0098435E" w:rsidRDefault="008B6257" w:rsidP="006760A8">
                        <w:pPr>
                          <w:jc w:val="both"/>
                          <w:rPr>
                            <w:noProof/>
                            <w:sz w:val="16"/>
                            <w:szCs w:val="16"/>
                          </w:rPr>
                        </w:pPr>
                        <w:r w:rsidRPr="0098435E">
                          <w:rPr>
                            <w:noProof/>
                            <w:sz w:val="16"/>
                            <w:szCs w:val="16"/>
                          </w:rPr>
                          <w:t>ORCID</w:t>
                        </w:r>
                      </w:p>
                    </w:tc>
                  </w:tr>
                  <w:tr w:rsidR="008B6257" w:rsidRPr="003A6953" w14:paraId="5E823A6E" w14:textId="77777777" w:rsidTr="008B6257">
                    <w:trPr>
                      <w:cantSplit/>
                    </w:trPr>
                    <w:tc>
                      <w:tcPr>
                        <w:tcW w:w="0" w:type="auto"/>
                        <w:vAlign w:val="center"/>
                      </w:tcPr>
                      <w:p w14:paraId="5F725763" w14:textId="77777777" w:rsidR="008B6257" w:rsidRPr="003A6953" w:rsidRDefault="008B6257" w:rsidP="006760A8">
                        <w:pPr>
                          <w:rPr>
                            <w:noProof/>
                          </w:rPr>
                        </w:pPr>
                        <w:r w:rsidRPr="003A6953">
                          <w:rPr>
                            <w:noProof/>
                          </w:rPr>
                          <w:drawing>
                            <wp:inline distT="0" distB="0" distL="0" distR="0" wp14:anchorId="6FBF650D" wp14:editId="1C94994A">
                              <wp:extent cx="116802" cy="116802"/>
                              <wp:effectExtent l="0" t="0" r="0" b="0"/>
                              <wp:docPr id="20" name="Picture 2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802" cy="116802"/>
                                      </a:xfrm>
                                      <a:prstGeom prst="rect">
                                        <a:avLst/>
                                      </a:prstGeom>
                                    </pic:spPr>
                                  </pic:pic>
                                </a:graphicData>
                              </a:graphic>
                            </wp:inline>
                          </w:drawing>
                        </w:r>
                      </w:p>
                    </w:tc>
                    <w:tc>
                      <w:tcPr>
                        <w:tcW w:w="0" w:type="auto"/>
                        <w:vAlign w:val="bottom"/>
                      </w:tcPr>
                      <w:p w14:paraId="595CF725" w14:textId="0D79BAB8" w:rsidR="008B6257" w:rsidRPr="0098435E" w:rsidRDefault="008B6257" w:rsidP="006760A8">
                        <w:pPr>
                          <w:jc w:val="both"/>
                          <w:rPr>
                            <w:noProof/>
                            <w:sz w:val="16"/>
                            <w:szCs w:val="16"/>
                          </w:rPr>
                        </w:pPr>
                        <w:r w:rsidRPr="0098435E">
                          <w:rPr>
                            <w:noProof/>
                            <w:sz w:val="16"/>
                            <w:szCs w:val="16"/>
                          </w:rPr>
                          <w:t>Open Science Framework</w:t>
                        </w:r>
                      </w:p>
                    </w:tc>
                  </w:tr>
                  <w:tr w:rsidR="008B6257" w:rsidRPr="003A6953" w14:paraId="19D33D56" w14:textId="77777777" w:rsidTr="008B6257">
                    <w:trPr>
                      <w:cantSplit/>
                    </w:trPr>
                    <w:tc>
                      <w:tcPr>
                        <w:tcW w:w="0" w:type="auto"/>
                        <w:vAlign w:val="center"/>
                      </w:tcPr>
                      <w:p w14:paraId="45086EB2" w14:textId="77777777" w:rsidR="008B6257" w:rsidRPr="003A6953" w:rsidRDefault="008B6257" w:rsidP="006760A8">
                        <w:pPr>
                          <w:rPr>
                            <w:noProof/>
                          </w:rPr>
                        </w:pPr>
                      </w:p>
                    </w:tc>
                    <w:tc>
                      <w:tcPr>
                        <w:tcW w:w="0" w:type="auto"/>
                        <w:vAlign w:val="bottom"/>
                      </w:tcPr>
                      <w:p w14:paraId="525173C5" w14:textId="2A6B65D4" w:rsidR="008B6257" w:rsidRPr="0098435E" w:rsidRDefault="008B6257" w:rsidP="006760A8">
                        <w:pPr>
                          <w:jc w:val="both"/>
                          <w:rPr>
                            <w:noProof/>
                            <w:sz w:val="16"/>
                            <w:szCs w:val="16"/>
                          </w:rPr>
                        </w:pPr>
                      </w:p>
                    </w:tc>
                  </w:tr>
                </w:tbl>
                <w:p w14:paraId="78FC6E69" w14:textId="52E9AF72" w:rsidR="006760A8" w:rsidRPr="008872ED" w:rsidRDefault="006760A8" w:rsidP="008872ED">
                  <w:pPr>
                    <w:pStyle w:val="BodyText"/>
                    <w:jc w:val="center"/>
                    <w:rPr>
                      <w:smallCaps/>
                    </w:rPr>
                  </w:pPr>
                </w:p>
              </w:tc>
            </w:tr>
          </w:tbl>
          <w:p w14:paraId="331E0DED" w14:textId="0E995088" w:rsidR="007D092C" w:rsidRPr="003A6953" w:rsidRDefault="007D092C" w:rsidP="0029656D"/>
        </w:tc>
        <w:tc>
          <w:tcPr>
            <w:tcW w:w="83" w:type="pct"/>
          </w:tcPr>
          <w:p w14:paraId="724ED07E" w14:textId="77777777" w:rsidR="007D092C" w:rsidRPr="003A6953" w:rsidRDefault="007D092C" w:rsidP="0029656D">
            <w:pPr>
              <w:pStyle w:val="Title"/>
            </w:pPr>
          </w:p>
        </w:tc>
      </w:tr>
      <w:tr w:rsidR="007D092C" w:rsidRPr="003A6953" w14:paraId="4FB50A6E" w14:textId="54A16217" w:rsidTr="00B928C2">
        <w:trPr>
          <w:trHeight w:val="20"/>
          <w:tblCellSpacing w:w="14" w:type="dxa"/>
        </w:trPr>
        <w:tc>
          <w:tcPr>
            <w:tcW w:w="1221" w:type="pct"/>
            <w:vMerge/>
            <w:shd w:val="clear" w:color="auto" w:fill="4C94D8" w:themeFill="text2" w:themeFillTint="80"/>
          </w:tcPr>
          <w:p w14:paraId="51B3765F" w14:textId="416F0C5E" w:rsidR="007D092C" w:rsidRPr="003A6953" w:rsidRDefault="007D092C" w:rsidP="0029656D"/>
        </w:tc>
        <w:tc>
          <w:tcPr>
            <w:tcW w:w="3663" w:type="pct"/>
          </w:tcPr>
          <w:tbl>
            <w:tblPr>
              <w:tblStyle w:val="TableGrid"/>
              <w:tblW w:w="5000" w:type="pct"/>
              <w:tblLook w:val="04A0" w:firstRow="1" w:lastRow="0" w:firstColumn="1" w:lastColumn="0" w:noHBand="0" w:noVBand="1"/>
            </w:tblPr>
            <w:tblGrid>
              <w:gridCol w:w="3633"/>
              <w:gridCol w:w="8485"/>
            </w:tblGrid>
            <w:tr w:rsidR="007D092C" w:rsidRPr="003A6953" w14:paraId="3815E123" w14:textId="77777777" w:rsidTr="00B928C2">
              <w:tc>
                <w:tcPr>
                  <w:tcW w:w="1499" w:type="pct"/>
                </w:tcPr>
                <w:p w14:paraId="70B4FF99" w14:textId="01A2AFDF" w:rsidR="007D092C" w:rsidRPr="008872ED" w:rsidRDefault="007D092C" w:rsidP="0029656D">
                  <w:r w:rsidRPr="008872ED">
                    <w:t>30 N Gould St. Ste N</w:t>
                  </w:r>
                </w:p>
                <w:p w14:paraId="6ABE8FF6" w14:textId="77777777" w:rsidR="007D092C" w:rsidRPr="008872ED" w:rsidRDefault="007D092C" w:rsidP="0029656D">
                  <w:r w:rsidRPr="008872ED">
                    <w:t>82801 Sheridan, WY</w:t>
                  </w:r>
                </w:p>
                <w:p w14:paraId="2BA5B932" w14:textId="77777777" w:rsidR="007D092C" w:rsidRPr="008872ED" w:rsidRDefault="007D092C" w:rsidP="0029656D">
                  <w:r w:rsidRPr="008872ED">
                    <w:t>United States</w:t>
                  </w:r>
                </w:p>
                <w:p w14:paraId="171E0B9F" w14:textId="23A71D49" w:rsidR="007D092C" w:rsidRPr="008872ED" w:rsidRDefault="007D092C" w:rsidP="0029656D">
                  <w:r w:rsidRPr="008872ED">
                    <w:t>(332) 265-3112</w:t>
                  </w:r>
                </w:p>
              </w:tc>
              <w:tc>
                <w:tcPr>
                  <w:tcW w:w="3501" w:type="pct"/>
                </w:tcPr>
                <w:p w14:paraId="5B0DB642" w14:textId="0C5267FD" w:rsidR="007D092C" w:rsidRPr="008872ED" w:rsidRDefault="007D092C" w:rsidP="008872ED">
                  <w:pPr>
                    <w:jc w:val="right"/>
                  </w:pPr>
                </w:p>
              </w:tc>
            </w:tr>
            <w:tr w:rsidR="007D092C" w:rsidRPr="003A6953" w14:paraId="26F7B97E" w14:textId="77777777" w:rsidTr="00B928C2">
              <w:tc>
                <w:tcPr>
                  <w:tcW w:w="5000" w:type="pct"/>
                  <w:gridSpan w:val="2"/>
                </w:tcPr>
                <w:p w14:paraId="62FD356E" w14:textId="77777777" w:rsidR="007D092C" w:rsidRPr="008872ED" w:rsidRDefault="007D092C" w:rsidP="008872ED">
                  <w:pPr>
                    <w:jc w:val="center"/>
                  </w:pPr>
                  <w:hyperlink r:id="rId26" w:history="1">
                    <w:r w:rsidRPr="008872ED">
                      <w:t>admin@dongwkim.com</w:t>
                    </w:r>
                  </w:hyperlink>
                </w:p>
              </w:tc>
            </w:tr>
            <w:tr w:rsidR="007D092C" w:rsidRPr="003A6953" w14:paraId="114D772A" w14:textId="77777777" w:rsidTr="00B928C2">
              <w:tc>
                <w:tcPr>
                  <w:tcW w:w="5000" w:type="pct"/>
                  <w:gridSpan w:val="2"/>
                </w:tcPr>
                <w:p w14:paraId="2F8887C9" w14:textId="77777777" w:rsidR="008872ED" w:rsidRDefault="008872ED" w:rsidP="008872ED"/>
                <w:p w14:paraId="303D8EB1" w14:textId="138E4997" w:rsidR="007D092C" w:rsidRDefault="007D092C" w:rsidP="0029656D">
                  <w:pPr>
                    <w:pStyle w:val="Heading1"/>
                  </w:pPr>
                  <w:r w:rsidRPr="003A6953">
                    <w:t>Education</w:t>
                  </w:r>
                </w:p>
                <w:p w14:paraId="0DA1BFF3" w14:textId="3739629A" w:rsidR="008872ED" w:rsidRPr="008872ED" w:rsidRDefault="008872ED" w:rsidP="008872ED">
                  <w:pPr>
                    <w:pStyle w:val="BodyText"/>
                  </w:pPr>
                </w:p>
              </w:tc>
            </w:tr>
          </w:tbl>
          <w:p w14:paraId="5DE906C1" w14:textId="12BD446D" w:rsidR="007D092C" w:rsidRPr="008872ED" w:rsidRDefault="007D092C" w:rsidP="0029656D"/>
        </w:tc>
        <w:tc>
          <w:tcPr>
            <w:tcW w:w="83" w:type="pct"/>
          </w:tcPr>
          <w:p w14:paraId="4E3CF0FC" w14:textId="77777777" w:rsidR="007D092C" w:rsidRPr="003A6953" w:rsidRDefault="007D092C" w:rsidP="0029656D"/>
        </w:tc>
      </w:tr>
      <w:tr w:rsidR="007D092C" w:rsidRPr="003A6953" w14:paraId="53E7A02A" w14:textId="12F5CB37" w:rsidTr="00B928C2">
        <w:trPr>
          <w:trHeight w:val="20"/>
          <w:tblCellSpacing w:w="14" w:type="dxa"/>
          <w:ins w:id="0" w:author="Dong Kim" w:date="2025-11-11T11:10:00Z"/>
        </w:trPr>
        <w:tc>
          <w:tcPr>
            <w:tcW w:w="1221" w:type="pct"/>
            <w:vMerge/>
            <w:shd w:val="clear" w:color="auto" w:fill="4C94D8" w:themeFill="text2" w:themeFillTint="80"/>
          </w:tcPr>
          <w:p w14:paraId="5C4A5879" w14:textId="73516531" w:rsidR="007D092C" w:rsidRPr="003A6953" w:rsidRDefault="007D092C" w:rsidP="0029656D"/>
        </w:tc>
        <w:tc>
          <w:tcPr>
            <w:tcW w:w="3663" w:type="pct"/>
          </w:tcPr>
          <w:tbl>
            <w:tblPr>
              <w:tblStyle w:val="TableGrid"/>
              <w:tblW w:w="5000" w:type="pct"/>
              <w:tblLook w:val="04A0" w:firstRow="1" w:lastRow="0" w:firstColumn="1" w:lastColumn="0" w:noHBand="0" w:noVBand="1"/>
            </w:tblPr>
            <w:tblGrid>
              <w:gridCol w:w="9944"/>
              <w:gridCol w:w="2174"/>
            </w:tblGrid>
            <w:tr w:rsidR="007D092C" w:rsidRPr="003A6953" w14:paraId="2D884B0A" w14:textId="38D4021C" w:rsidTr="00B928C2">
              <w:trPr>
                <w:ins w:id="1" w:author="Dong Kim" w:date="2025-11-11T11:10:00Z"/>
              </w:trPr>
              <w:tc>
                <w:tcPr>
                  <w:tcW w:w="4103" w:type="pct"/>
                </w:tcPr>
                <w:p w14:paraId="4E8CF83A" w14:textId="6C051D4E" w:rsidR="007D092C" w:rsidRDefault="007D092C" w:rsidP="0029656D">
                  <w:r w:rsidRPr="008872ED">
                    <w:rPr>
                      <w:b/>
                      <w:bCs/>
                    </w:rPr>
                    <w:t>MS</w:t>
                  </w:r>
                  <w:r>
                    <w:t xml:space="preserve"> </w:t>
                  </w:r>
                  <w:r w:rsidR="008872ED">
                    <w:t xml:space="preserve">| Master in </w:t>
                  </w:r>
                  <w:ins w:id="2" w:author="Dong Kim" w:date="2025-11-11T11:10:00Z">
                    <w:r w:rsidRPr="003A6953">
                      <w:rPr>
                        <w:rPrChange w:id="3" w:author="Dong Kim" w:date="2025-11-11T11:11:00Z">
                          <w:rPr/>
                        </w:rPrChange>
                      </w:rPr>
                      <w:t>Data Science</w:t>
                    </w:r>
                  </w:ins>
                </w:p>
                <w:p w14:paraId="7E420A84" w14:textId="1C33B803" w:rsidR="007D092C" w:rsidRPr="008872ED" w:rsidRDefault="007D092C" w:rsidP="0029656D">
                  <w:pPr>
                    <w:rPr>
                      <w:ins w:id="4" w:author="Dong Kim" w:date="2025-11-11T11:10:00Z"/>
                      <w:i/>
                      <w:iCs/>
                      <w:rPrChange w:id="5" w:author="Dong Kim" w:date="2025-11-11T11:11:00Z">
                        <w:rPr>
                          <w:ins w:id="6" w:author="Dong Kim" w:date="2025-11-11T11:10:00Z"/>
                        </w:rPr>
                      </w:rPrChange>
                    </w:rPr>
                  </w:pPr>
                  <w:r w:rsidRPr="008872ED">
                    <w:rPr>
                      <w:i/>
                      <w:iCs/>
                    </w:rPr>
                    <w:t>Bellevue University</w:t>
                  </w:r>
                </w:p>
              </w:tc>
              <w:tc>
                <w:tcPr>
                  <w:tcW w:w="897" w:type="pct"/>
                </w:tcPr>
                <w:p w14:paraId="5BA277F2" w14:textId="767F74AA" w:rsidR="007D092C" w:rsidRPr="003A6953" w:rsidRDefault="007D092C" w:rsidP="008872ED">
                  <w:pPr>
                    <w:jc w:val="right"/>
                  </w:pPr>
                  <w:r w:rsidRPr="003A6953">
                    <w:t>Aug 2024 – Present</w:t>
                  </w:r>
                </w:p>
              </w:tc>
            </w:tr>
            <w:tr w:rsidR="007D092C" w:rsidRPr="003A6953" w14:paraId="2DE2AE68" w14:textId="1B77616F" w:rsidTr="00B928C2">
              <w:trPr>
                <w:ins w:id="7" w:author="Dong Kim" w:date="2025-11-11T11:10:00Z"/>
              </w:trPr>
              <w:tc>
                <w:tcPr>
                  <w:tcW w:w="4103" w:type="pct"/>
                </w:tcPr>
                <w:p w14:paraId="46CEB74B" w14:textId="4CDD695A" w:rsidR="007D092C" w:rsidRDefault="0029656D" w:rsidP="0029656D">
                  <w:pPr>
                    <w:rPr>
                      <w:b/>
                      <w:bCs/>
                    </w:rPr>
                  </w:pPr>
                  <w:r>
                    <w:rPr>
                      <w:b/>
                      <w:bCs/>
                    </w:rPr>
                    <w:t xml:space="preserve">MD </w:t>
                  </w:r>
                  <w:r w:rsidRPr="0029656D">
                    <w:t xml:space="preserve">| </w:t>
                  </w:r>
                  <w:ins w:id="8" w:author="Dong Kim" w:date="2025-11-11T11:10:00Z">
                    <w:r w:rsidR="007D092C" w:rsidRPr="0029656D">
                      <w:rPr>
                        <w:rPrChange w:id="9" w:author="Dong Kim" w:date="2025-11-11T11:11:00Z">
                          <w:rPr/>
                        </w:rPrChange>
                      </w:rPr>
                      <w:t>Doctor of Medicine</w:t>
                    </w:r>
                  </w:ins>
                </w:p>
                <w:p w14:paraId="4C75162A" w14:textId="072711FA" w:rsidR="007D092C" w:rsidRPr="008872ED" w:rsidRDefault="007D092C" w:rsidP="0029656D">
                  <w:pPr>
                    <w:rPr>
                      <w:ins w:id="10" w:author="Dong Kim" w:date="2025-11-11T11:10:00Z"/>
                      <w:i/>
                      <w:iCs/>
                      <w:rPrChange w:id="11" w:author="Dong Kim" w:date="2025-11-11T11:11:00Z">
                        <w:rPr>
                          <w:ins w:id="12" w:author="Dong Kim" w:date="2025-11-11T11:10:00Z"/>
                        </w:rPr>
                      </w:rPrChange>
                    </w:rPr>
                  </w:pPr>
                  <w:ins w:id="13" w:author="Dong Kim" w:date="2025-11-11T11:10:00Z">
                    <w:r w:rsidRPr="008872ED">
                      <w:rPr>
                        <w:i/>
                        <w:iCs/>
                        <w:rPrChange w:id="14" w:author="Dong Kim" w:date="2025-11-11T11:11:00Z">
                          <w:rPr>
                            <w:b/>
                            <w:bCs/>
                          </w:rPr>
                        </w:rPrChange>
                      </w:rPr>
                      <w:t>Jagiellonian University Medical College</w:t>
                    </w:r>
                  </w:ins>
                </w:p>
              </w:tc>
              <w:tc>
                <w:tcPr>
                  <w:tcW w:w="897" w:type="pct"/>
                </w:tcPr>
                <w:p w14:paraId="070F0D9B" w14:textId="7269532D" w:rsidR="007D092C" w:rsidRPr="003A6953" w:rsidRDefault="0029656D" w:rsidP="008872ED">
                  <w:pPr>
                    <w:jc w:val="right"/>
                  </w:pPr>
                  <w:r>
                    <w:t>Oct</w:t>
                  </w:r>
                  <w:r w:rsidR="007D092C" w:rsidRPr="003A6953">
                    <w:t xml:space="preserve"> 2025</w:t>
                  </w:r>
                </w:p>
                <w:p w14:paraId="7790C98D" w14:textId="77777777" w:rsidR="007D092C" w:rsidRPr="003A6953" w:rsidRDefault="007D092C" w:rsidP="008872ED">
                  <w:pPr>
                    <w:jc w:val="right"/>
                  </w:pPr>
                </w:p>
              </w:tc>
            </w:tr>
            <w:tr w:rsidR="007D092C" w:rsidRPr="003A6953" w14:paraId="47F4555C" w14:textId="65336CD4" w:rsidTr="00B928C2">
              <w:trPr>
                <w:ins w:id="15" w:author="Dong Kim" w:date="2025-11-11T11:10:00Z"/>
              </w:trPr>
              <w:tc>
                <w:tcPr>
                  <w:tcW w:w="4103" w:type="pct"/>
                </w:tcPr>
                <w:p w14:paraId="5788BA47" w14:textId="300A3475" w:rsidR="007D092C" w:rsidRPr="008872ED" w:rsidRDefault="008872ED" w:rsidP="0029656D">
                  <w:r>
                    <w:rPr>
                      <w:b/>
                      <w:bCs/>
                    </w:rPr>
                    <w:t xml:space="preserve">BSc. Biology | </w:t>
                  </w:r>
                  <w:ins w:id="16" w:author="Dong Kim" w:date="2025-11-11T11:10:00Z">
                    <w:r w:rsidR="007D092C" w:rsidRPr="008872ED">
                      <w:rPr>
                        <w:rPrChange w:id="17" w:author="Dong Kim" w:date="2025-11-11T11:11:00Z">
                          <w:rPr>
                            <w:b/>
                            <w:bCs/>
                          </w:rPr>
                        </w:rPrChange>
                      </w:rPr>
                      <w:t>B</w:t>
                    </w:r>
                  </w:ins>
                  <w:r w:rsidRPr="008872ED">
                    <w:t xml:space="preserve">achelor of </w:t>
                  </w:r>
                  <w:ins w:id="18" w:author="Dong Kim" w:date="2025-11-11T11:10:00Z">
                    <w:r w:rsidR="007D092C" w:rsidRPr="008872ED">
                      <w:rPr>
                        <w:rPrChange w:id="19" w:author="Dong Kim" w:date="2025-11-11T11:11:00Z">
                          <w:rPr>
                            <w:b/>
                            <w:bCs/>
                          </w:rPr>
                        </w:rPrChange>
                      </w:rPr>
                      <w:t>S</w:t>
                    </w:r>
                  </w:ins>
                  <w:r w:rsidRPr="008872ED">
                    <w:t xml:space="preserve">cience </w:t>
                  </w:r>
                </w:p>
                <w:p w14:paraId="02EC08D1" w14:textId="3AF979AB" w:rsidR="007D092C" w:rsidRPr="008872ED" w:rsidRDefault="007D092C" w:rsidP="0029656D">
                  <w:pPr>
                    <w:rPr>
                      <w:ins w:id="20" w:author="Dong Kim" w:date="2025-11-11T11:10:00Z"/>
                      <w:i/>
                      <w:iCs/>
                      <w:rPrChange w:id="21" w:author="Dong Kim" w:date="2025-11-11T11:11:00Z">
                        <w:rPr>
                          <w:ins w:id="22" w:author="Dong Kim" w:date="2025-11-11T11:10:00Z"/>
                        </w:rPr>
                      </w:rPrChange>
                    </w:rPr>
                  </w:pPr>
                  <w:r w:rsidRPr="008872ED">
                    <w:rPr>
                      <w:i/>
                      <w:iCs/>
                    </w:rPr>
                    <w:t>Boston College</w:t>
                  </w:r>
                </w:p>
              </w:tc>
              <w:tc>
                <w:tcPr>
                  <w:tcW w:w="897" w:type="pct"/>
                </w:tcPr>
                <w:p w14:paraId="67899BB1" w14:textId="5F5FFCC5" w:rsidR="007D092C" w:rsidRPr="003A6953" w:rsidRDefault="0029656D" w:rsidP="008872ED">
                  <w:pPr>
                    <w:jc w:val="right"/>
                  </w:pPr>
                  <w:r>
                    <w:t>Jun</w:t>
                  </w:r>
                  <w:r w:rsidR="007D092C" w:rsidRPr="003A6953">
                    <w:t xml:space="preserve"> 2016</w:t>
                  </w:r>
                </w:p>
                <w:p w14:paraId="44EBFBB8" w14:textId="77777777" w:rsidR="007D092C" w:rsidRPr="003A6953" w:rsidRDefault="007D092C" w:rsidP="008872ED"/>
              </w:tc>
            </w:tr>
            <w:tr w:rsidR="0029656D" w:rsidRPr="003A6953" w14:paraId="0AAEE025" w14:textId="77777777" w:rsidTr="00B928C2">
              <w:tc>
                <w:tcPr>
                  <w:tcW w:w="4103" w:type="pct"/>
                </w:tcPr>
                <w:p w14:paraId="14B7566A" w14:textId="1FDD3EAB" w:rsidR="0029656D" w:rsidRPr="008872ED" w:rsidRDefault="0029656D" w:rsidP="0029656D">
                  <w:ins w:id="23" w:author="Dong Kim" w:date="2025-11-11T11:10:00Z">
                    <w:r w:rsidRPr="008872ED">
                      <w:rPr>
                        <w:b/>
                        <w:bCs/>
                        <w:rPrChange w:id="24" w:author="Dong Kim" w:date="2025-11-11T11:11:00Z">
                          <w:rPr>
                            <w:b/>
                            <w:bCs/>
                          </w:rPr>
                        </w:rPrChange>
                      </w:rPr>
                      <w:t>BA Psychology</w:t>
                    </w:r>
                  </w:ins>
                  <w:r w:rsidR="008872ED">
                    <w:rPr>
                      <w:b/>
                      <w:bCs/>
                    </w:rPr>
                    <w:t xml:space="preserve"> </w:t>
                  </w:r>
                  <w:r w:rsidR="008872ED">
                    <w:t>| Bachelor of Arts</w:t>
                  </w:r>
                </w:p>
                <w:p w14:paraId="48069827" w14:textId="587AD688" w:rsidR="0029656D" w:rsidRPr="008872ED" w:rsidRDefault="0029656D" w:rsidP="0029656D">
                  <w:pPr>
                    <w:rPr>
                      <w:b/>
                      <w:bCs/>
                      <w:i/>
                      <w:iCs/>
                      <w:rPrChange w:id="25" w:author="Dong Kim" w:date="2025-11-11T11:11:00Z">
                        <w:rPr>
                          <w:b/>
                          <w:bCs/>
                          <w:i/>
                          <w:iCs/>
                        </w:rPr>
                      </w:rPrChange>
                    </w:rPr>
                  </w:pPr>
                  <w:r w:rsidRPr="008872ED">
                    <w:rPr>
                      <w:i/>
                      <w:iCs/>
                    </w:rPr>
                    <w:t>Boston College</w:t>
                  </w:r>
                </w:p>
              </w:tc>
              <w:tc>
                <w:tcPr>
                  <w:tcW w:w="897" w:type="pct"/>
                </w:tcPr>
                <w:p w14:paraId="4007EA28" w14:textId="7C3A22B2" w:rsidR="0029656D" w:rsidRDefault="0029656D" w:rsidP="008872ED">
                  <w:pPr>
                    <w:jc w:val="right"/>
                  </w:pPr>
                  <w:r>
                    <w:t>Aug 2016</w:t>
                  </w:r>
                </w:p>
              </w:tc>
            </w:tr>
          </w:tbl>
          <w:p w14:paraId="6A8D9059" w14:textId="4CBDF98E" w:rsidR="007D092C" w:rsidRPr="003A6953" w:rsidRDefault="007D092C" w:rsidP="0029656D">
            <w:pPr>
              <w:rPr>
                <w:ins w:id="26" w:author="Dong Kim" w:date="2025-11-11T11:10:00Z"/>
                <w:rPrChange w:id="27" w:author="Dong Kim" w:date="2025-11-11T11:11:00Z">
                  <w:rPr>
                    <w:ins w:id="28" w:author="Dong Kim" w:date="2025-11-11T11:10:00Z"/>
                  </w:rPr>
                </w:rPrChange>
              </w:rPr>
            </w:pPr>
          </w:p>
        </w:tc>
        <w:tc>
          <w:tcPr>
            <w:tcW w:w="83" w:type="pct"/>
          </w:tcPr>
          <w:p w14:paraId="7A81C462" w14:textId="77777777" w:rsidR="007D092C" w:rsidRPr="003A6953" w:rsidRDefault="007D092C" w:rsidP="0029656D"/>
        </w:tc>
      </w:tr>
      <w:tr w:rsidR="007D092C" w:rsidRPr="003A6953" w14:paraId="3BECF303" w14:textId="5F57E7C6" w:rsidTr="00B928C2">
        <w:trPr>
          <w:trHeight w:val="20"/>
          <w:tblCellSpacing w:w="14" w:type="dxa"/>
        </w:trPr>
        <w:tc>
          <w:tcPr>
            <w:tcW w:w="1221" w:type="pct"/>
            <w:vMerge/>
            <w:shd w:val="clear" w:color="auto" w:fill="4C94D8" w:themeFill="text2" w:themeFillTint="80"/>
          </w:tcPr>
          <w:p w14:paraId="4F055359" w14:textId="3A1588EE" w:rsidR="007D092C" w:rsidRPr="003A6953" w:rsidRDefault="007D092C" w:rsidP="0029656D"/>
        </w:tc>
        <w:tc>
          <w:tcPr>
            <w:tcW w:w="3663" w:type="pct"/>
          </w:tcPr>
          <w:p w14:paraId="2F7E3BBE" w14:textId="77777777" w:rsidR="007D092C" w:rsidRDefault="007D092C" w:rsidP="0029656D">
            <w:pPr>
              <w:pStyle w:val="Heading1"/>
            </w:pPr>
            <w:r w:rsidRPr="003A6953">
              <w:t>Research Experience</w:t>
            </w:r>
          </w:p>
          <w:p w14:paraId="1A5B4EDB" w14:textId="21F2EAB6" w:rsidR="007D092C" w:rsidRPr="003A6953" w:rsidRDefault="007D092C" w:rsidP="0029656D">
            <w:pPr>
              <w:pStyle w:val="BodyText"/>
            </w:pPr>
          </w:p>
        </w:tc>
        <w:tc>
          <w:tcPr>
            <w:tcW w:w="83" w:type="pct"/>
          </w:tcPr>
          <w:p w14:paraId="4A6380A7" w14:textId="77777777" w:rsidR="007D092C" w:rsidRPr="003A6953" w:rsidRDefault="007D092C" w:rsidP="0029656D">
            <w:pPr>
              <w:pStyle w:val="Heading1"/>
            </w:pPr>
          </w:p>
        </w:tc>
      </w:tr>
      <w:tr w:rsidR="007D092C" w:rsidRPr="003A6953" w14:paraId="79D77A8E" w14:textId="664B6BD2" w:rsidTr="00B928C2">
        <w:trPr>
          <w:trHeight w:val="20"/>
          <w:tblCellSpacing w:w="14" w:type="dxa"/>
        </w:trPr>
        <w:tc>
          <w:tcPr>
            <w:tcW w:w="1221" w:type="pct"/>
            <w:vMerge/>
            <w:shd w:val="clear" w:color="auto" w:fill="4C94D8" w:themeFill="text2" w:themeFillTint="80"/>
          </w:tcPr>
          <w:p w14:paraId="1FD64989" w14:textId="5C5C9E76" w:rsidR="007D092C" w:rsidRPr="00705DEE" w:rsidRDefault="007D092C" w:rsidP="0029656D"/>
        </w:tc>
        <w:tc>
          <w:tcPr>
            <w:tcW w:w="3663" w:type="pct"/>
          </w:tcPr>
          <w:tbl>
            <w:tblPr>
              <w:tblStyle w:val="TableGrid"/>
              <w:tblW w:w="5000" w:type="pct"/>
              <w:tblLook w:val="04A0" w:firstRow="1" w:lastRow="0" w:firstColumn="1" w:lastColumn="0" w:noHBand="0" w:noVBand="1"/>
            </w:tblPr>
            <w:tblGrid>
              <w:gridCol w:w="10681"/>
              <w:gridCol w:w="1437"/>
            </w:tblGrid>
            <w:tr w:rsidR="007D092C" w:rsidRPr="003A6953" w14:paraId="51659066" w14:textId="65D8D8DA" w:rsidTr="00B928C2">
              <w:tc>
                <w:tcPr>
                  <w:tcW w:w="4407" w:type="pct"/>
                </w:tcPr>
                <w:p w14:paraId="2957B137" w14:textId="7290E223" w:rsidR="007D092C" w:rsidRPr="003A6953" w:rsidRDefault="007D092C" w:rsidP="0029656D">
                  <w:pPr>
                    <w:rPr>
                      <w:b/>
                      <w:bCs/>
                      <w:rPrChange w:id="29" w:author="Dong Kim" w:date="2025-11-11T11:11:00Z">
                        <w:rPr/>
                      </w:rPrChange>
                    </w:rPr>
                  </w:pPr>
                  <w:del w:id="30" w:author="Dong Kim" w:date="2025-11-11T11:08:00Z">
                    <w:r w:rsidRPr="003A6953" w:rsidDel="001A7252">
                      <w:rPr>
                        <w:rPrChange w:id="31" w:author="Dong Kim" w:date="2025-11-11T11:11:00Z">
                          <w:rPr/>
                        </w:rPrChange>
                      </w:rPr>
                      <w:delText xml:space="preserve"> </w:delText>
                    </w:r>
                  </w:del>
                  <w:r w:rsidRPr="003A6953">
                    <w:rPr>
                      <w:b/>
                      <w:bCs/>
                      <w:rPrChange w:id="32" w:author="Dong Kim" w:date="2025-11-11T11:11:00Z">
                        <w:rPr>
                          <w:b/>
                          <w:bCs/>
                        </w:rPr>
                      </w:rPrChange>
                    </w:rPr>
                    <w:t>Chair of Research</w:t>
                  </w:r>
                  <w:r>
                    <w:rPr>
                      <w:b/>
                      <w:bCs/>
                    </w:rPr>
                    <w:t xml:space="preserve"> | </w:t>
                  </w:r>
                  <w:r w:rsidRPr="003A6953">
                    <w:rPr>
                      <w:rPrChange w:id="33" w:author="Dong Kim" w:date="2025-11-11T11:11:00Z">
                        <w:rPr/>
                      </w:rPrChange>
                    </w:rPr>
                    <w:t>Student Surgery Interest Group</w:t>
                  </w:r>
                </w:p>
                <w:p w14:paraId="632DCE4B" w14:textId="19698720" w:rsidR="007D092C" w:rsidRPr="0098435E" w:rsidRDefault="007D092C" w:rsidP="0029656D">
                  <w:pPr>
                    <w:rPr>
                      <w:i/>
                      <w:iCs/>
                    </w:rPr>
                  </w:pPr>
                  <w:r w:rsidRPr="0098435E">
                    <w:rPr>
                      <w:i/>
                      <w:iCs/>
                      <w:rPrChange w:id="34" w:author="Dong Kim" w:date="2025-11-11T11:11:00Z">
                        <w:rPr/>
                      </w:rPrChange>
                    </w:rPr>
                    <w:t>Jagiellonian University Medical College</w:t>
                  </w:r>
                </w:p>
                <w:p w14:paraId="24364799" w14:textId="35E1021B" w:rsidR="007D092C" w:rsidRPr="007D092C" w:rsidRDefault="007D092C" w:rsidP="0029656D">
                  <w:pPr>
                    <w:pStyle w:val="ListParagraph"/>
                    <w:numPr>
                      <w:ilvl w:val="0"/>
                      <w:numId w:val="7"/>
                    </w:numPr>
                    <w:rPr>
                      <w:rPrChange w:id="35" w:author="Dong Kim" w:date="2025-11-11T11:11:00Z">
                        <w:rPr/>
                      </w:rPrChange>
                    </w:rPr>
                  </w:pPr>
                  <w:r w:rsidRPr="003A6953">
                    <w:t>Responsible for coordinating as head of research branch of student group for surgery.</w:t>
                  </w:r>
                </w:p>
              </w:tc>
              <w:tc>
                <w:tcPr>
                  <w:tcW w:w="593" w:type="pct"/>
                </w:tcPr>
                <w:p w14:paraId="553995CF" w14:textId="2DA4F291" w:rsidR="007D092C" w:rsidRPr="003A6953" w:rsidRDefault="007D092C" w:rsidP="00D82332">
                  <w:pPr>
                    <w:jc w:val="right"/>
                    <w:rPr>
                      <w:rPrChange w:id="36" w:author="Dong Kim" w:date="2025-11-11T11:11:00Z">
                        <w:rPr/>
                      </w:rPrChange>
                    </w:rPr>
                  </w:pPr>
                  <w:r w:rsidRPr="003A6953">
                    <w:rPr>
                      <w:rPrChange w:id="37" w:author="Dong Kim" w:date="2025-11-11T11:11:00Z">
                        <w:rPr/>
                      </w:rPrChange>
                    </w:rPr>
                    <w:t>2024</w:t>
                  </w:r>
                  <w:r w:rsidR="0029656D">
                    <w:t xml:space="preserve"> </w:t>
                  </w:r>
                  <w:r w:rsidRPr="003A6953">
                    <w:rPr>
                      <w:rPrChange w:id="38" w:author="Dong Kim" w:date="2025-11-11T11:11:00Z">
                        <w:rPr/>
                      </w:rPrChange>
                    </w:rPr>
                    <w:t>–</w:t>
                  </w:r>
                  <w:r w:rsidR="0029656D">
                    <w:t xml:space="preserve"> </w:t>
                  </w:r>
                  <w:r w:rsidRPr="003A6953">
                    <w:rPr>
                      <w:rPrChange w:id="39" w:author="Dong Kim" w:date="2025-11-11T11:11:00Z">
                        <w:rPr/>
                      </w:rPrChange>
                    </w:rPr>
                    <w:t xml:space="preserve">2025 </w:t>
                  </w:r>
                </w:p>
                <w:p w14:paraId="1D34FD91" w14:textId="77777777" w:rsidR="007D092C" w:rsidRPr="003A6953" w:rsidRDefault="007D092C" w:rsidP="00D82332">
                  <w:pPr>
                    <w:jc w:val="right"/>
                    <w:rPr>
                      <w:rPrChange w:id="40" w:author="Dong Kim" w:date="2025-11-11T11:11:00Z">
                        <w:rPr/>
                      </w:rPrChange>
                    </w:rPr>
                  </w:pPr>
                </w:p>
                <w:p w14:paraId="1E58DFC6" w14:textId="77777777" w:rsidR="007D092C" w:rsidRPr="003A6953" w:rsidDel="001A7252" w:rsidRDefault="007D092C" w:rsidP="00D82332">
                  <w:pPr>
                    <w:jc w:val="right"/>
                  </w:pPr>
                </w:p>
              </w:tc>
            </w:tr>
            <w:tr w:rsidR="007D092C" w:rsidRPr="003A6953" w14:paraId="62B395FB" w14:textId="73FDA934" w:rsidTr="00B928C2">
              <w:tc>
                <w:tcPr>
                  <w:tcW w:w="4407" w:type="pct"/>
                </w:tcPr>
                <w:p w14:paraId="2C9A9866" w14:textId="11394C48" w:rsidR="007D092C" w:rsidRDefault="007D092C" w:rsidP="0029656D">
                  <w:r w:rsidRPr="003A6953">
                    <w:rPr>
                      <w:b/>
                      <w:bCs/>
                      <w:rPrChange w:id="41" w:author="Dong Kim" w:date="2025-11-11T11:11:00Z">
                        <w:rPr>
                          <w:b/>
                          <w:bCs/>
                        </w:rPr>
                      </w:rPrChange>
                    </w:rPr>
                    <w:t xml:space="preserve">Research </w:t>
                  </w:r>
                  <w:r w:rsidRPr="003A6953">
                    <w:rPr>
                      <w:b/>
                      <w:bCs/>
                    </w:rPr>
                    <w:t>Fellow</w:t>
                  </w:r>
                  <w:r>
                    <w:rPr>
                      <w:b/>
                      <w:bCs/>
                    </w:rPr>
                    <w:t xml:space="preserve"> </w:t>
                  </w:r>
                  <w:r>
                    <w:t>| Konrad Malinowski’s Lab</w:t>
                  </w:r>
                </w:p>
                <w:p w14:paraId="65D8A2E0" w14:textId="3B404B6E" w:rsidR="007D092C" w:rsidRPr="0098435E" w:rsidRDefault="007D092C" w:rsidP="0029656D">
                  <w:pPr>
                    <w:rPr>
                      <w:b/>
                      <w:bCs/>
                      <w:i/>
                      <w:iCs/>
                    </w:rPr>
                  </w:pPr>
                  <w:r w:rsidRPr="0098435E">
                    <w:rPr>
                      <w:i/>
                      <w:iCs/>
                      <w:rPrChange w:id="42" w:author="Dong Kim" w:date="2025-11-11T11:11:00Z">
                        <w:rPr/>
                      </w:rPrChange>
                    </w:rPr>
                    <w:t>Artromedical Orthopedic Clinic</w:t>
                  </w:r>
                </w:p>
                <w:p w14:paraId="261A42E9" w14:textId="67C025D1" w:rsidR="007D092C" w:rsidRPr="003A6953" w:rsidRDefault="007D092C" w:rsidP="0029656D">
                  <w:pPr>
                    <w:pStyle w:val="ListParagraph"/>
                    <w:numPr>
                      <w:ilvl w:val="0"/>
                      <w:numId w:val="5"/>
                    </w:numPr>
                  </w:pPr>
                  <w:r w:rsidRPr="003A6953">
                    <w:t>Co-authored 11 publications (one as first author</w:t>
                  </w:r>
                  <w:r w:rsidRPr="003A6953">
                    <w:rPr>
                      <w:vertAlign w:val="superscript"/>
                    </w:rPr>
                    <w:t>8</w:t>
                  </w:r>
                  <w:r w:rsidRPr="003A6953">
                    <w:t>, three as second author</w:t>
                  </w:r>
                  <w:r w:rsidRPr="003A6953">
                    <w:rPr>
                      <w:vertAlign w:val="superscript"/>
                    </w:rPr>
                    <w:t>3,6,9</w:t>
                  </w:r>
                  <w:r w:rsidRPr="003A6953">
                    <w:t>)</w:t>
                  </w:r>
                </w:p>
                <w:p w14:paraId="5677A6BA" w14:textId="796D0E07" w:rsidR="007D092C" w:rsidRPr="003A6953" w:rsidRDefault="007D092C" w:rsidP="0029656D">
                  <w:pPr>
                    <w:pStyle w:val="ListParagraph"/>
                    <w:numPr>
                      <w:ilvl w:val="0"/>
                      <w:numId w:val="5"/>
                    </w:numPr>
                  </w:pPr>
                  <w:r w:rsidRPr="003A6953">
                    <w:t>Served as project leader for a prospective case-control diagnostic study</w:t>
                  </w:r>
                  <w:r w:rsidRPr="003A6953">
                    <w:rPr>
                      <w:vertAlign w:val="superscript"/>
                    </w:rPr>
                    <w:t>10</w:t>
                  </w:r>
                </w:p>
                <w:p w14:paraId="3B649012" w14:textId="18A5FA6D" w:rsidR="007D092C" w:rsidRDefault="007D092C" w:rsidP="0029656D">
                  <w:pPr>
                    <w:pStyle w:val="ListParagraph"/>
                    <w:numPr>
                      <w:ilvl w:val="0"/>
                      <w:numId w:val="5"/>
                    </w:numPr>
                  </w:pPr>
                  <w:r w:rsidRPr="003A6953">
                    <w:t>Responsible for project management, protocol development, data collection, and manuscript writing and editing for articles of the following study designs: systematic review and meta-analysis, technical note, case series, case-control diagnostic study, and retrospective cohort studies.</w:t>
                  </w:r>
                </w:p>
                <w:p w14:paraId="62FBC99B" w14:textId="4532C048" w:rsidR="007D092C" w:rsidRPr="003A6953" w:rsidRDefault="007D092C" w:rsidP="0029656D">
                  <w:pPr>
                    <w:pStyle w:val="ListParagraph"/>
                    <w:numPr>
                      <w:ilvl w:val="0"/>
                      <w:numId w:val="5"/>
                    </w:numPr>
                  </w:pPr>
                  <w:r>
                    <w:t>Extramural research doctoral degree (PhD) in-progress.</w:t>
                  </w:r>
                </w:p>
                <w:p w14:paraId="2D85023C" w14:textId="73266697" w:rsidR="007D092C" w:rsidRPr="003A6953" w:rsidRDefault="007D092C" w:rsidP="0029656D">
                  <w:pPr>
                    <w:pStyle w:val="ListParagraph"/>
                    <w:numPr>
                      <w:ilvl w:val="0"/>
                      <w:numId w:val="5"/>
                    </w:numPr>
                    <w:rPr>
                      <w:rPrChange w:id="43" w:author="Dong Kim" w:date="2025-11-11T11:11:00Z">
                        <w:rPr/>
                      </w:rPrChange>
                    </w:rPr>
                  </w:pPr>
                  <w:r w:rsidRPr="003A6953">
                    <w:t>Reference(s): Konrad Malinowski, MD PhD, Marcin Mostowy, MD PhD</w:t>
                  </w:r>
                </w:p>
              </w:tc>
              <w:tc>
                <w:tcPr>
                  <w:tcW w:w="593" w:type="pct"/>
                </w:tcPr>
                <w:p w14:paraId="14F07593" w14:textId="77777777" w:rsidR="007D092C" w:rsidRPr="003A6953" w:rsidRDefault="007D092C" w:rsidP="00D82332">
                  <w:pPr>
                    <w:jc w:val="right"/>
                    <w:rPr>
                      <w:rPrChange w:id="44" w:author="Dong Kim" w:date="2025-11-11T11:11:00Z">
                        <w:rPr/>
                      </w:rPrChange>
                    </w:rPr>
                  </w:pPr>
                  <w:r w:rsidRPr="003A6953">
                    <w:rPr>
                      <w:rPrChange w:id="45" w:author="Dong Kim" w:date="2025-11-11T11:11:00Z">
                        <w:rPr/>
                      </w:rPrChange>
                    </w:rPr>
                    <w:t xml:space="preserve">2023 – </w:t>
                  </w:r>
                  <w:ins w:id="46" w:author="Dong Kim" w:date="2025-11-11T11:08:00Z">
                    <w:r w:rsidRPr="003A6953">
                      <w:rPr>
                        <w:rPrChange w:id="47" w:author="Dong Kim" w:date="2025-11-11T11:11:00Z">
                          <w:rPr/>
                        </w:rPrChange>
                      </w:rPr>
                      <w:t>Present</w:t>
                    </w:r>
                  </w:ins>
                </w:p>
                <w:p w14:paraId="67DB5055" w14:textId="77777777" w:rsidR="007D092C" w:rsidRPr="003A6953" w:rsidRDefault="007D092C" w:rsidP="00D82332">
                  <w:pPr>
                    <w:jc w:val="right"/>
                    <w:rPr>
                      <w:rPrChange w:id="48" w:author="Dong Kim" w:date="2025-11-11T11:11:00Z">
                        <w:rPr/>
                      </w:rPrChange>
                    </w:rPr>
                  </w:pPr>
                </w:p>
                <w:p w14:paraId="15F95677" w14:textId="77777777" w:rsidR="007D092C" w:rsidRPr="003A6953" w:rsidRDefault="007D092C" w:rsidP="00D82332">
                  <w:pPr>
                    <w:jc w:val="right"/>
                  </w:pPr>
                </w:p>
              </w:tc>
            </w:tr>
            <w:tr w:rsidR="007D092C" w:rsidRPr="003A6953" w14:paraId="42D7952D" w14:textId="7719359A" w:rsidTr="00B928C2">
              <w:tc>
                <w:tcPr>
                  <w:tcW w:w="4407" w:type="pct"/>
                </w:tcPr>
                <w:p w14:paraId="3AE83A83" w14:textId="198696A7" w:rsidR="007D092C" w:rsidRPr="007D092C" w:rsidRDefault="007D092C" w:rsidP="0029656D">
                  <w:pPr>
                    <w:rPr>
                      <w:b/>
                      <w:bCs/>
                      <w:rPrChange w:id="49" w:author="Dong Kim" w:date="2025-11-11T11:11:00Z">
                        <w:rPr/>
                      </w:rPrChange>
                    </w:rPr>
                  </w:pPr>
                  <w:r w:rsidRPr="003A6953">
                    <w:rPr>
                      <w:b/>
                      <w:bCs/>
                      <w:rPrChange w:id="50" w:author="Dong Kim" w:date="2025-11-11T11:11:00Z">
                        <w:rPr>
                          <w:b/>
                          <w:bCs/>
                        </w:rPr>
                      </w:rPrChange>
                    </w:rPr>
                    <w:t>Research Fellow</w:t>
                  </w:r>
                  <w:r>
                    <w:rPr>
                      <w:b/>
                      <w:bCs/>
                    </w:rPr>
                    <w:t xml:space="preserve"> | </w:t>
                  </w:r>
                  <w:r w:rsidRPr="007D092C">
                    <w:rPr>
                      <w:rPrChange w:id="51" w:author="Dong Kim" w:date="2025-11-11T11:11:00Z">
                        <w:rPr/>
                      </w:rPrChange>
                    </w:rPr>
                    <w:t>The International Evidence-Based Anatomy Working Group</w:t>
                  </w:r>
                  <w:r w:rsidRPr="007D092C">
                    <w:t xml:space="preserve"> (iEBA-WG)</w:t>
                  </w:r>
                </w:p>
                <w:p w14:paraId="0383A918" w14:textId="647EC195" w:rsidR="007D092C" w:rsidRPr="0098435E" w:rsidRDefault="007D092C" w:rsidP="0029656D">
                  <w:pPr>
                    <w:rPr>
                      <w:i/>
                      <w:iCs/>
                    </w:rPr>
                  </w:pPr>
                  <w:r w:rsidRPr="0098435E">
                    <w:rPr>
                      <w:i/>
                      <w:iCs/>
                      <w:rPrChange w:id="52" w:author="Dong Kim" w:date="2025-11-11T11:11:00Z">
                        <w:rPr/>
                      </w:rPrChange>
                    </w:rPr>
                    <w:t>Jagiellonian University Medical College</w:t>
                  </w:r>
                </w:p>
                <w:p w14:paraId="5A037671" w14:textId="010CA7CF" w:rsidR="007D092C" w:rsidRPr="003A6953" w:rsidRDefault="007D092C" w:rsidP="0029656D">
                  <w:pPr>
                    <w:pStyle w:val="ListParagraph"/>
                    <w:numPr>
                      <w:ilvl w:val="0"/>
                      <w:numId w:val="5"/>
                    </w:numPr>
                  </w:pPr>
                  <w:r w:rsidRPr="003A6953">
                    <w:t>Responsible for data collection and analysis, manuscript writing and editing, and medical illustration for two publications (one as first author</w:t>
                  </w:r>
                  <w:r w:rsidRPr="003A6953">
                    <w:rPr>
                      <w:vertAlign w:val="superscript"/>
                    </w:rPr>
                    <w:t>2</w:t>
                  </w:r>
                  <w:r w:rsidRPr="003A6953">
                    <w:t>)</w:t>
                  </w:r>
                </w:p>
                <w:p w14:paraId="7A19978A" w14:textId="6606372E" w:rsidR="007D092C" w:rsidRPr="007D092C" w:rsidRDefault="007D092C" w:rsidP="0029656D">
                  <w:pPr>
                    <w:pStyle w:val="ListParagraph"/>
                    <w:numPr>
                      <w:ilvl w:val="0"/>
                      <w:numId w:val="5"/>
                    </w:numPr>
                    <w:rPr>
                      <w:rPrChange w:id="53" w:author="Dong Kim" w:date="2025-11-11T11:11:00Z">
                        <w:rPr/>
                      </w:rPrChange>
                    </w:rPr>
                  </w:pPr>
                  <w:r w:rsidRPr="003A6953">
                    <w:t>Reference(s): Przemysław Pękala, MD PhD, Krzysztof Tomaszewski, MD PhD</w:t>
                  </w:r>
                </w:p>
              </w:tc>
              <w:tc>
                <w:tcPr>
                  <w:tcW w:w="593" w:type="pct"/>
                </w:tcPr>
                <w:p w14:paraId="63A5B51A" w14:textId="77777777" w:rsidR="007D092C" w:rsidRPr="003A6953" w:rsidRDefault="007D092C" w:rsidP="00D82332">
                  <w:pPr>
                    <w:jc w:val="right"/>
                    <w:rPr>
                      <w:rPrChange w:id="54" w:author="Dong Kim" w:date="2025-11-11T11:11:00Z">
                        <w:rPr/>
                      </w:rPrChange>
                    </w:rPr>
                  </w:pPr>
                  <w:r w:rsidRPr="003A6953">
                    <w:rPr>
                      <w:rPrChange w:id="55" w:author="Dong Kim" w:date="2025-11-11T11:11:00Z">
                        <w:rPr/>
                      </w:rPrChange>
                    </w:rPr>
                    <w:t xml:space="preserve">2022 – </w:t>
                  </w:r>
                  <w:ins w:id="56" w:author="Dong Kim" w:date="2025-11-11T11:09:00Z">
                    <w:r w:rsidRPr="003A6953">
                      <w:rPr>
                        <w:rPrChange w:id="57" w:author="Dong Kim" w:date="2025-11-11T11:11:00Z">
                          <w:rPr/>
                        </w:rPrChange>
                      </w:rPr>
                      <w:t>Present</w:t>
                    </w:r>
                  </w:ins>
                </w:p>
                <w:p w14:paraId="672199AF" w14:textId="77777777" w:rsidR="007D092C" w:rsidRPr="003A6953" w:rsidRDefault="007D092C" w:rsidP="00D82332">
                  <w:pPr>
                    <w:jc w:val="right"/>
                    <w:rPr>
                      <w:rPrChange w:id="58" w:author="Dong Kim" w:date="2025-11-11T11:11:00Z">
                        <w:rPr/>
                      </w:rPrChange>
                    </w:rPr>
                  </w:pPr>
                </w:p>
                <w:p w14:paraId="7BE008DD" w14:textId="77777777" w:rsidR="007D092C" w:rsidRPr="003A6953" w:rsidRDefault="007D092C" w:rsidP="00D82332">
                  <w:pPr>
                    <w:jc w:val="right"/>
                  </w:pPr>
                </w:p>
              </w:tc>
            </w:tr>
            <w:tr w:rsidR="007D092C" w:rsidRPr="003A6953" w14:paraId="38F00435" w14:textId="7C2583B8" w:rsidTr="00B928C2">
              <w:tc>
                <w:tcPr>
                  <w:tcW w:w="4407" w:type="pct"/>
                </w:tcPr>
                <w:p w14:paraId="4A9FACC1" w14:textId="1F7CFEA4" w:rsidR="007D092C" w:rsidRDefault="007D092C" w:rsidP="0029656D">
                  <w:r w:rsidRPr="0098435E">
                    <w:rPr>
                      <w:b/>
                      <w:bCs/>
                    </w:rPr>
                    <w:t>Research Assistant</w:t>
                  </w:r>
                  <w:r>
                    <w:t xml:space="preserve"> | </w:t>
                  </w:r>
                  <w:r w:rsidR="0098435E">
                    <w:t>Student Scientific Society of Clinical</w:t>
                  </w:r>
                  <w:r w:rsidR="0098435E">
                    <w:t xml:space="preserve"> Anatomy</w:t>
                  </w:r>
                </w:p>
                <w:p w14:paraId="1DDAFB69" w14:textId="4E740B4D" w:rsidR="0098435E" w:rsidRPr="0098435E" w:rsidRDefault="0098435E" w:rsidP="0029656D">
                  <w:pPr>
                    <w:rPr>
                      <w:rFonts w:eastAsia="Malgun Gothic" w:hint="eastAsia"/>
                      <w:i/>
                      <w:iCs/>
                      <w:lang w:eastAsia="ko-KR"/>
                    </w:rPr>
                  </w:pPr>
                  <w:r>
                    <w:rPr>
                      <w:rFonts w:eastAsia="Malgun Gothic"/>
                      <w:i/>
                      <w:iCs/>
                      <w:lang w:eastAsia="ko-KR"/>
                    </w:rPr>
                    <w:t>Jagiellonian University Medical College</w:t>
                  </w:r>
                </w:p>
                <w:p w14:paraId="5FD828F1" w14:textId="77777777" w:rsidR="007D092C" w:rsidRPr="003A6953" w:rsidRDefault="007D092C" w:rsidP="0029656D">
                  <w:pPr>
                    <w:pStyle w:val="ListParagraph"/>
                    <w:numPr>
                      <w:ilvl w:val="0"/>
                      <w:numId w:val="5"/>
                    </w:numPr>
                  </w:pPr>
                  <w:r w:rsidRPr="003A6953">
                    <w:t>Served as mentor for students interested in initiating involvement in research during medical studies.</w:t>
                  </w:r>
                </w:p>
                <w:p w14:paraId="261619FF" w14:textId="37E3E381" w:rsidR="007D092C" w:rsidRPr="003A6953" w:rsidRDefault="007D092C" w:rsidP="0029656D">
                  <w:pPr>
                    <w:pStyle w:val="ListParagraph"/>
                    <w:numPr>
                      <w:ilvl w:val="0"/>
                      <w:numId w:val="5"/>
                    </w:numPr>
                    <w:rPr>
                      <w:rPrChange w:id="59" w:author="Dong Kim" w:date="2025-11-11T11:11:00Z">
                        <w:rPr/>
                      </w:rPrChange>
                    </w:rPr>
                  </w:pPr>
                  <w:r w:rsidRPr="003A6953">
                    <w:t>Reference(s): Przemysław Pękala, MD PhD</w:t>
                  </w:r>
                </w:p>
              </w:tc>
              <w:tc>
                <w:tcPr>
                  <w:tcW w:w="593" w:type="pct"/>
                </w:tcPr>
                <w:p w14:paraId="0F11B65A" w14:textId="77777777" w:rsidR="007D092C" w:rsidRPr="003A6953" w:rsidRDefault="007D092C" w:rsidP="0029656D">
                  <w:pPr>
                    <w:rPr>
                      <w:rPrChange w:id="60" w:author="Dong Kim" w:date="2025-11-11T11:11:00Z">
                        <w:rPr/>
                      </w:rPrChange>
                    </w:rPr>
                  </w:pPr>
                  <w:r w:rsidRPr="003A6953">
                    <w:rPr>
                      <w:rPrChange w:id="61" w:author="Dong Kim" w:date="2025-11-11T11:11:00Z">
                        <w:rPr/>
                      </w:rPrChange>
                    </w:rPr>
                    <w:t xml:space="preserve">2022 – </w:t>
                  </w:r>
                  <w:ins w:id="62" w:author="Dong Kim" w:date="2025-11-11T11:09:00Z">
                    <w:r w:rsidRPr="003A6953">
                      <w:rPr>
                        <w:rPrChange w:id="63" w:author="Dong Kim" w:date="2025-11-11T11:11:00Z">
                          <w:rPr/>
                        </w:rPrChange>
                      </w:rPr>
                      <w:t>Present</w:t>
                    </w:r>
                  </w:ins>
                </w:p>
                <w:p w14:paraId="7328A655" w14:textId="77777777" w:rsidR="007D092C" w:rsidRPr="003A6953" w:rsidRDefault="007D092C" w:rsidP="0029656D"/>
              </w:tc>
            </w:tr>
          </w:tbl>
          <w:p w14:paraId="1F32C5B5" w14:textId="3310BE18" w:rsidR="007D092C" w:rsidRPr="003A6953" w:rsidRDefault="007D092C" w:rsidP="0029656D">
            <w:pPr>
              <w:rPr>
                <w:rPrChange w:id="64" w:author="Dong Kim" w:date="2025-11-11T11:11:00Z">
                  <w:rPr/>
                </w:rPrChange>
              </w:rPr>
            </w:pPr>
          </w:p>
        </w:tc>
        <w:tc>
          <w:tcPr>
            <w:tcW w:w="83" w:type="pct"/>
          </w:tcPr>
          <w:p w14:paraId="7674395E" w14:textId="77777777" w:rsidR="007D092C" w:rsidRPr="003A6953" w:rsidDel="001A7252" w:rsidRDefault="007D092C" w:rsidP="0029656D"/>
        </w:tc>
      </w:tr>
      <w:tr w:rsidR="007D092C" w:rsidRPr="003A6953" w14:paraId="4FF51A62" w14:textId="63C9C26F" w:rsidTr="00B928C2">
        <w:trPr>
          <w:trHeight w:val="20"/>
          <w:tblCellSpacing w:w="14" w:type="dxa"/>
        </w:trPr>
        <w:tc>
          <w:tcPr>
            <w:tcW w:w="1221" w:type="pct"/>
            <w:vMerge/>
            <w:shd w:val="clear" w:color="auto" w:fill="4C94D8" w:themeFill="text2" w:themeFillTint="80"/>
          </w:tcPr>
          <w:p w14:paraId="49268F96" w14:textId="0C987DB2" w:rsidR="007D092C" w:rsidRPr="003A6953" w:rsidRDefault="007D092C" w:rsidP="0029656D"/>
        </w:tc>
        <w:tc>
          <w:tcPr>
            <w:tcW w:w="3663" w:type="pct"/>
          </w:tcPr>
          <w:p w14:paraId="6ACE3989" w14:textId="04823316" w:rsidR="007D092C" w:rsidRDefault="007D092C" w:rsidP="0029656D">
            <w:pPr>
              <w:pStyle w:val="Heading1"/>
            </w:pPr>
            <w:r w:rsidRPr="003A6953">
              <w:t xml:space="preserve">Research </w:t>
            </w:r>
            <w:r w:rsidRPr="007D092C">
              <w:t>Publications</w:t>
            </w:r>
          </w:p>
          <w:p w14:paraId="675F5963" w14:textId="56A634C6" w:rsidR="007D092C" w:rsidRPr="007D092C" w:rsidDel="001A7252" w:rsidRDefault="007D092C" w:rsidP="0029656D">
            <w:pPr>
              <w:pStyle w:val="BodyText"/>
            </w:pPr>
          </w:p>
        </w:tc>
        <w:tc>
          <w:tcPr>
            <w:tcW w:w="83" w:type="pct"/>
          </w:tcPr>
          <w:p w14:paraId="4E34FCC2" w14:textId="77777777" w:rsidR="007D092C" w:rsidRPr="003A6953" w:rsidRDefault="007D092C" w:rsidP="0029656D">
            <w:pPr>
              <w:pStyle w:val="Heading1"/>
            </w:pPr>
          </w:p>
        </w:tc>
      </w:tr>
      <w:tr w:rsidR="007D092C" w:rsidRPr="003A6953" w14:paraId="5DC1B131" w14:textId="61D16F8C" w:rsidTr="00B928C2">
        <w:trPr>
          <w:trHeight w:val="20"/>
          <w:tblCellSpacing w:w="14" w:type="dxa"/>
        </w:trPr>
        <w:tc>
          <w:tcPr>
            <w:tcW w:w="1221" w:type="pct"/>
            <w:vMerge/>
            <w:shd w:val="clear" w:color="auto" w:fill="4C94D8" w:themeFill="text2" w:themeFillTint="80"/>
          </w:tcPr>
          <w:p w14:paraId="677E9AFC" w14:textId="0C443483" w:rsidR="007D092C" w:rsidRPr="003A6953" w:rsidRDefault="007D092C" w:rsidP="0029656D"/>
        </w:tc>
        <w:tc>
          <w:tcPr>
            <w:tcW w:w="3663" w:type="pct"/>
          </w:tcPr>
          <w:tbl>
            <w:tblPr>
              <w:tblStyle w:val="TableGrid"/>
              <w:tblW w:w="5000" w:type="pct"/>
              <w:tblLook w:val="04A0" w:firstRow="1" w:lastRow="0" w:firstColumn="1" w:lastColumn="0" w:noHBand="0" w:noVBand="1"/>
            </w:tblPr>
            <w:tblGrid>
              <w:gridCol w:w="417"/>
              <w:gridCol w:w="10426"/>
              <w:gridCol w:w="1275"/>
            </w:tblGrid>
            <w:tr w:rsidR="007D092C" w:rsidRPr="003A6953" w14:paraId="772D7AFB" w14:textId="77777777" w:rsidTr="00B928C2">
              <w:tc>
                <w:tcPr>
                  <w:tcW w:w="172" w:type="pct"/>
                </w:tcPr>
                <w:p w14:paraId="4CD1E0CB" w14:textId="7AA8F333" w:rsidR="007D092C" w:rsidRPr="003A6953" w:rsidRDefault="007D092C" w:rsidP="0029656D">
                  <w:r w:rsidRPr="003A6953">
                    <w:t>13</w:t>
                  </w:r>
                </w:p>
              </w:tc>
              <w:tc>
                <w:tcPr>
                  <w:tcW w:w="4302" w:type="pct"/>
                </w:tcPr>
                <w:p w14:paraId="2AA9B3C0" w14:textId="172097CE" w:rsidR="007D092C" w:rsidRPr="003A6953" w:rsidRDefault="007D092C" w:rsidP="0029656D">
                  <w:r w:rsidRPr="003A6953">
                    <w:t xml:space="preserve">Quadriceps Tendon-Bone vs All Soft-Tissue Autografts for Primary Anterior Cruciate Ligament Reconstruction: A Systematic Review </w:t>
                  </w:r>
                  <w:r w:rsidR="008872ED" w:rsidRPr="003A6953">
                    <w:t>and</w:t>
                  </w:r>
                  <w:r w:rsidRPr="003A6953">
                    <w:t xml:space="preserve"> Meta-Analysis Of 7,748 Patients </w:t>
                  </w:r>
                  <w:r w:rsidRPr="003A6953">
                    <w:rPr>
                      <w:i/>
                      <w:iCs/>
                    </w:rPr>
                    <w:t>EFORT Open Reviews</w:t>
                  </w:r>
                </w:p>
              </w:tc>
              <w:tc>
                <w:tcPr>
                  <w:tcW w:w="526" w:type="pct"/>
                </w:tcPr>
                <w:p w14:paraId="4B6184B9" w14:textId="1BDD8D34" w:rsidR="007D092C" w:rsidRPr="003A6953" w:rsidRDefault="007D092C" w:rsidP="008872ED">
                  <w:pPr>
                    <w:jc w:val="right"/>
                  </w:pPr>
                  <w:r w:rsidRPr="003A6953">
                    <w:t>Submitted</w:t>
                  </w:r>
                </w:p>
              </w:tc>
            </w:tr>
            <w:tr w:rsidR="007D092C" w:rsidRPr="003A6953" w14:paraId="1C12555B" w14:textId="6E7873BA" w:rsidTr="00B928C2">
              <w:trPr>
                <w:trHeight w:val="504"/>
              </w:trPr>
              <w:tc>
                <w:tcPr>
                  <w:tcW w:w="172" w:type="pct"/>
                </w:tcPr>
                <w:p w14:paraId="3E29BDBD" w14:textId="77777777" w:rsidR="007D092C" w:rsidRPr="003A6953" w:rsidRDefault="007D092C" w:rsidP="0029656D">
                  <w:pPr>
                    <w:rPr>
                      <w:rPrChange w:id="65" w:author="Dong Kim" w:date="2025-11-11T11:11:00Z">
                        <w:rPr/>
                      </w:rPrChange>
                    </w:rPr>
                  </w:pPr>
                  <w:r w:rsidRPr="003A6953">
                    <w:rPr>
                      <w:rPrChange w:id="66" w:author="Dong Kim" w:date="2025-11-11T11:11:00Z">
                        <w:rPr/>
                      </w:rPrChange>
                    </w:rPr>
                    <w:t>12</w:t>
                  </w:r>
                </w:p>
              </w:tc>
              <w:tc>
                <w:tcPr>
                  <w:tcW w:w="4302" w:type="pct"/>
                </w:tcPr>
                <w:p w14:paraId="7775F303" w14:textId="2BCEBDEE" w:rsidR="007D092C" w:rsidRPr="003A6953" w:rsidRDefault="007D092C" w:rsidP="0029656D">
                  <w:pPr>
                    <w:rPr>
                      <w:rPrChange w:id="67" w:author="Dong Kim" w:date="2025-11-11T11:11:00Z">
                        <w:rPr/>
                      </w:rPrChange>
                    </w:rPr>
                  </w:pPr>
                  <w:r w:rsidRPr="003A6953">
                    <w:rPr>
                      <w:rPrChange w:id="68" w:author="Dong Kim" w:date="2025-11-11T11:11:00Z">
                        <w:rPr/>
                      </w:rPrChange>
                    </w:rPr>
                    <w:t xml:space="preserve">Gluteal Complex is important in External Snapping Hip: intraoperative identification of syndrome origin and endoscopic stepwise release – a case series. </w:t>
                  </w:r>
                  <w:r w:rsidRPr="003A6953">
                    <w:rPr>
                      <w:i/>
                      <w:iCs/>
                      <w:rPrChange w:id="69" w:author="Dong Kim" w:date="2025-11-11T11:11:00Z">
                        <w:rPr/>
                      </w:rPrChange>
                    </w:rPr>
                    <w:t>Journal of Hip Preservation Surgery</w:t>
                  </w:r>
                </w:p>
              </w:tc>
              <w:tc>
                <w:tcPr>
                  <w:tcW w:w="526" w:type="pct"/>
                </w:tcPr>
                <w:p w14:paraId="53A7D6C5" w14:textId="502BE7EC" w:rsidR="007D092C" w:rsidRPr="003A6953" w:rsidRDefault="007D092C" w:rsidP="008872ED">
                  <w:pPr>
                    <w:jc w:val="right"/>
                    <w:rPr>
                      <w:rPrChange w:id="70" w:author="Dong Kim" w:date="2025-11-11T11:11:00Z">
                        <w:rPr/>
                      </w:rPrChange>
                    </w:rPr>
                  </w:pPr>
                  <w:r w:rsidRPr="003A6953">
                    <w:rPr>
                      <w:rPrChange w:id="71" w:author="Dong Kim" w:date="2025-11-11T11:11:00Z">
                        <w:rPr/>
                      </w:rPrChange>
                    </w:rPr>
                    <w:t xml:space="preserve"> </w:t>
                  </w:r>
                  <w:r w:rsidR="0029656D">
                    <w:t xml:space="preserve">Mar </w:t>
                  </w:r>
                  <w:r w:rsidRPr="003A6953">
                    <w:rPr>
                      <w:rPrChange w:id="72" w:author="Dong Kim" w:date="2025-11-11T11:11:00Z">
                        <w:rPr/>
                      </w:rPrChange>
                    </w:rPr>
                    <w:t>2025</w:t>
                  </w:r>
                </w:p>
                <w:p w14:paraId="4916136B" w14:textId="77777777" w:rsidR="007D092C" w:rsidRPr="003A6953" w:rsidRDefault="007D092C" w:rsidP="008872ED">
                  <w:pPr>
                    <w:jc w:val="right"/>
                  </w:pPr>
                </w:p>
              </w:tc>
            </w:tr>
            <w:tr w:rsidR="007D092C" w:rsidRPr="003A6953" w14:paraId="0A2C0B4E" w14:textId="7BA8E45F" w:rsidTr="00B928C2">
              <w:tc>
                <w:tcPr>
                  <w:tcW w:w="172" w:type="pct"/>
                </w:tcPr>
                <w:p w14:paraId="06614ACC" w14:textId="77777777" w:rsidR="007D092C" w:rsidRPr="003A6953" w:rsidRDefault="007D092C" w:rsidP="0029656D">
                  <w:pPr>
                    <w:rPr>
                      <w:rPrChange w:id="73" w:author="Dong Kim" w:date="2025-11-11T11:11:00Z">
                        <w:rPr/>
                      </w:rPrChange>
                    </w:rPr>
                  </w:pPr>
                  <w:r w:rsidRPr="003A6953">
                    <w:rPr>
                      <w:rPrChange w:id="74" w:author="Dong Kim" w:date="2025-11-11T11:11:00Z">
                        <w:rPr/>
                      </w:rPrChange>
                    </w:rPr>
                    <w:t>11</w:t>
                  </w:r>
                </w:p>
              </w:tc>
              <w:tc>
                <w:tcPr>
                  <w:tcW w:w="4302" w:type="pct"/>
                </w:tcPr>
                <w:p w14:paraId="53CE6C13" w14:textId="34746AF6" w:rsidR="007D092C" w:rsidRPr="003A6953" w:rsidRDefault="007D092C" w:rsidP="0029656D">
                  <w:pPr>
                    <w:rPr>
                      <w:rPrChange w:id="75" w:author="Dong Kim" w:date="2025-11-11T11:11:00Z">
                        <w:rPr>
                          <w:i/>
                          <w:iCs/>
                        </w:rPr>
                      </w:rPrChange>
                    </w:rPr>
                  </w:pPr>
                  <w:r w:rsidRPr="003A6953">
                    <w:rPr>
                      <w:rPrChange w:id="76" w:author="Dong Kim" w:date="2025-11-11T11:11:00Z">
                        <w:rPr/>
                      </w:rPrChange>
                    </w:rPr>
                    <w:t>Assessing Residual Moisture After Sterilization as an Overlooked Source of Intraoperative Bacterial Contamination in Knee Intra-articular Reconstructions Evaluating the Reliability of Routine Procedures and Tests.</w:t>
                  </w:r>
                  <w:r w:rsidRPr="003A6953">
                    <w:t xml:space="preserve"> </w:t>
                  </w:r>
                  <w:r w:rsidRPr="003A6953">
                    <w:rPr>
                      <w:i/>
                      <w:iCs/>
                      <w:rPrChange w:id="77" w:author="Dong Kim" w:date="2025-11-11T11:11:00Z">
                        <w:rPr/>
                      </w:rPrChange>
                    </w:rPr>
                    <w:t>Orthopaedic Journal of Sports Medicine</w:t>
                  </w:r>
                </w:p>
              </w:tc>
              <w:tc>
                <w:tcPr>
                  <w:tcW w:w="526" w:type="pct"/>
                </w:tcPr>
                <w:p w14:paraId="075419F4" w14:textId="69897166" w:rsidR="007D092C" w:rsidRPr="003A6953" w:rsidRDefault="00D82332" w:rsidP="008872ED">
                  <w:pPr>
                    <w:jc w:val="right"/>
                    <w:rPr>
                      <w:rPrChange w:id="78" w:author="Dong Kim" w:date="2025-11-11T11:11:00Z">
                        <w:rPr/>
                      </w:rPrChange>
                    </w:rPr>
                  </w:pPr>
                  <w:r>
                    <w:t xml:space="preserve">Jan </w:t>
                  </w:r>
                  <w:r w:rsidR="007D092C" w:rsidRPr="003A6953">
                    <w:rPr>
                      <w:rPrChange w:id="79" w:author="Dong Kim" w:date="2025-11-11T11:11:00Z">
                        <w:rPr/>
                      </w:rPrChange>
                    </w:rPr>
                    <w:t>2025</w:t>
                  </w:r>
                </w:p>
                <w:p w14:paraId="19014321" w14:textId="77777777" w:rsidR="007D092C" w:rsidRPr="003A6953" w:rsidRDefault="007D092C" w:rsidP="008872ED">
                  <w:pPr>
                    <w:jc w:val="right"/>
                  </w:pPr>
                </w:p>
              </w:tc>
            </w:tr>
            <w:tr w:rsidR="007D092C" w:rsidRPr="003A6953" w14:paraId="29F47E71" w14:textId="63BBA49A" w:rsidTr="00B928C2">
              <w:tc>
                <w:tcPr>
                  <w:tcW w:w="172" w:type="pct"/>
                </w:tcPr>
                <w:p w14:paraId="56BA5B05" w14:textId="77777777" w:rsidR="007D092C" w:rsidRPr="003A6953" w:rsidRDefault="007D092C" w:rsidP="0029656D">
                  <w:pPr>
                    <w:rPr>
                      <w:rPrChange w:id="80" w:author="Dong Kim" w:date="2025-11-11T11:11:00Z">
                        <w:rPr/>
                      </w:rPrChange>
                    </w:rPr>
                  </w:pPr>
                  <w:r w:rsidRPr="003A6953">
                    <w:rPr>
                      <w:rPrChange w:id="81" w:author="Dong Kim" w:date="2025-11-11T11:11:00Z">
                        <w:rPr/>
                      </w:rPrChange>
                    </w:rPr>
                    <w:fldChar w:fldCharType="begin"/>
                  </w:r>
                  <w:r w:rsidRPr="003A6953">
                    <w:rPr>
                      <w:rPrChange w:id="82" w:author="Dong Kim" w:date="2025-11-11T11:11:00Z">
                        <w:rPr/>
                      </w:rPrChange>
                    </w:rPr>
                    <w:instrText>HYPERLINK "https://doi.org/10.1002/ksa.12438"</w:instrText>
                  </w:r>
                  <w:r w:rsidRPr="003A6953">
                    <w:rPr>
                      <w:rPrChange w:id="83" w:author="Dong Kim" w:date="2025-11-11T11:11:00Z">
                        <w:rPr/>
                      </w:rPrChange>
                    </w:rPr>
                  </w:r>
                  <w:r w:rsidRPr="003A6953">
                    <w:rPr>
                      <w:rPrChange w:id="84" w:author="Dong Kim" w:date="2025-11-11T11:11:00Z">
                        <w:rPr/>
                      </w:rPrChange>
                    </w:rPr>
                    <w:fldChar w:fldCharType="separate"/>
                  </w:r>
                  <w:r w:rsidRPr="003A6953">
                    <w:rPr>
                      <w:rStyle w:val="Hyperlink"/>
                      <w:rPrChange w:id="85" w:author="Dong Kim" w:date="2025-11-11T11:11:00Z">
                        <w:rPr>
                          <w:rStyle w:val="Hyperlink"/>
                        </w:rPr>
                      </w:rPrChange>
                    </w:rPr>
                    <w:t>1</w:t>
                  </w:r>
                  <w:r w:rsidRPr="003A6953">
                    <w:rPr>
                      <w:rStyle w:val="Hyperlink"/>
                      <w:rPrChange w:id="86" w:author="Dong Kim" w:date="2025-11-11T11:11:00Z">
                        <w:rPr>
                          <w:rStyle w:val="Hyperlink"/>
                        </w:rPr>
                      </w:rPrChange>
                    </w:rPr>
                    <w:t>0</w:t>
                  </w:r>
                  <w:r w:rsidRPr="003A6953">
                    <w:rPr>
                      <w:rPrChange w:id="87" w:author="Dong Kim" w:date="2025-11-11T11:11:00Z">
                        <w:rPr/>
                      </w:rPrChange>
                    </w:rPr>
                    <w:fldChar w:fldCharType="end"/>
                  </w:r>
                </w:p>
              </w:tc>
              <w:tc>
                <w:tcPr>
                  <w:tcW w:w="4302" w:type="pct"/>
                </w:tcPr>
                <w:p w14:paraId="7CE92C22" w14:textId="0AC23354" w:rsidR="007D092C" w:rsidRPr="003A6953" w:rsidRDefault="007D092C" w:rsidP="0029656D">
                  <w:pPr>
                    <w:rPr>
                      <w:i/>
                      <w:iCs/>
                      <w:rPrChange w:id="88" w:author="Dong Kim" w:date="2025-11-11T11:11:00Z">
                        <w:rPr>
                          <w:i/>
                          <w:iCs/>
                        </w:rPr>
                      </w:rPrChange>
                    </w:rPr>
                  </w:pPr>
                  <w:r w:rsidRPr="003A6953">
                    <w:rPr>
                      <w:rPrChange w:id="89" w:author="Dong Kim" w:date="2025-11-11T11:11:00Z">
                        <w:rPr/>
                      </w:rPrChange>
                    </w:rPr>
                    <w:t>Lateral femoral impaction fractures during an ACL tear extend posteriorly on the weight-bearing area of the tibiofemoral joint</w:t>
                  </w:r>
                  <w:r w:rsidRPr="003A6953">
                    <w:rPr>
                      <w:i/>
                      <w:iCs/>
                      <w:rPrChange w:id="90" w:author="Dong Kim" w:date="2025-11-11T11:11:00Z">
                        <w:rPr/>
                      </w:rPrChange>
                    </w:rPr>
                    <w:t>. Knee Surgery Sports Traumatology &amp; Arthroscopy</w:t>
                  </w:r>
                </w:p>
              </w:tc>
              <w:tc>
                <w:tcPr>
                  <w:tcW w:w="526" w:type="pct"/>
                </w:tcPr>
                <w:p w14:paraId="4C4091EA" w14:textId="325A5F4E" w:rsidR="007D092C" w:rsidRPr="003A6953" w:rsidRDefault="00D82332" w:rsidP="008872ED">
                  <w:pPr>
                    <w:jc w:val="right"/>
                  </w:pPr>
                  <w:r>
                    <w:t xml:space="preserve">Oct </w:t>
                  </w:r>
                  <w:r w:rsidR="007D092C" w:rsidRPr="003A6953">
                    <w:rPr>
                      <w:rPrChange w:id="91" w:author="Dong Kim" w:date="2025-11-11T11:11:00Z">
                        <w:rPr/>
                      </w:rPrChange>
                    </w:rPr>
                    <w:t>2024</w:t>
                  </w:r>
                </w:p>
                <w:p w14:paraId="1DEFE218" w14:textId="77777777" w:rsidR="007D092C" w:rsidRPr="003A6953" w:rsidRDefault="007D092C" w:rsidP="008872ED">
                  <w:pPr>
                    <w:jc w:val="right"/>
                  </w:pPr>
                </w:p>
              </w:tc>
            </w:tr>
            <w:tr w:rsidR="007D092C" w:rsidRPr="003A6953" w14:paraId="36A66269" w14:textId="007FDA2B" w:rsidTr="00B928C2">
              <w:tc>
                <w:tcPr>
                  <w:tcW w:w="172" w:type="pct"/>
                </w:tcPr>
                <w:p w14:paraId="23A3823B" w14:textId="77777777" w:rsidR="007D092C" w:rsidRPr="003A6953" w:rsidRDefault="007D092C" w:rsidP="0029656D">
                  <w:pPr>
                    <w:rPr>
                      <w:rPrChange w:id="92" w:author="Dong Kim" w:date="2025-11-11T11:11:00Z">
                        <w:rPr/>
                      </w:rPrChange>
                    </w:rPr>
                  </w:pPr>
                  <w:r w:rsidRPr="003A6953">
                    <w:rPr>
                      <w:rPrChange w:id="93" w:author="Dong Kim" w:date="2025-11-11T11:11:00Z">
                        <w:rPr/>
                      </w:rPrChange>
                    </w:rPr>
                    <w:fldChar w:fldCharType="begin"/>
                  </w:r>
                  <w:r w:rsidRPr="003A6953">
                    <w:rPr>
                      <w:rPrChange w:id="94" w:author="Dong Kim" w:date="2025-11-11T11:11:00Z">
                        <w:rPr/>
                      </w:rPrChange>
                    </w:rPr>
                    <w:instrText>HYPERLINK "https://doi.org/10.1002/ksa.12474"</w:instrText>
                  </w:r>
                  <w:r w:rsidRPr="003A6953">
                    <w:rPr>
                      <w:rPrChange w:id="95" w:author="Dong Kim" w:date="2025-11-11T11:11:00Z">
                        <w:rPr/>
                      </w:rPrChange>
                    </w:rPr>
                  </w:r>
                  <w:r w:rsidRPr="003A6953">
                    <w:rPr>
                      <w:rPrChange w:id="96" w:author="Dong Kim" w:date="2025-11-11T11:11:00Z">
                        <w:rPr/>
                      </w:rPrChange>
                    </w:rPr>
                    <w:fldChar w:fldCharType="separate"/>
                  </w:r>
                  <w:r w:rsidRPr="003A6953">
                    <w:rPr>
                      <w:rStyle w:val="Hyperlink"/>
                      <w:rPrChange w:id="97" w:author="Dong Kim" w:date="2025-11-11T11:11:00Z">
                        <w:rPr>
                          <w:rStyle w:val="Hyperlink"/>
                        </w:rPr>
                      </w:rPrChange>
                    </w:rPr>
                    <w:t>9</w:t>
                  </w:r>
                  <w:r w:rsidRPr="003A6953">
                    <w:rPr>
                      <w:rPrChange w:id="98" w:author="Dong Kim" w:date="2025-11-11T11:11:00Z">
                        <w:rPr/>
                      </w:rPrChange>
                    </w:rPr>
                    <w:fldChar w:fldCharType="end"/>
                  </w:r>
                </w:p>
              </w:tc>
              <w:tc>
                <w:tcPr>
                  <w:tcW w:w="4302" w:type="pct"/>
                </w:tcPr>
                <w:p w14:paraId="55AB857A" w14:textId="12EDDD3B" w:rsidR="007D092C" w:rsidRPr="003A6953" w:rsidRDefault="007D092C" w:rsidP="0029656D">
                  <w:pPr>
                    <w:rPr>
                      <w:rPrChange w:id="99" w:author="Dong Kim" w:date="2025-11-11T11:11:00Z">
                        <w:rPr>
                          <w:i/>
                          <w:iCs/>
                        </w:rPr>
                      </w:rPrChange>
                    </w:rPr>
                  </w:pPr>
                  <w:r w:rsidRPr="003A6953">
                    <w:rPr>
                      <w:rPrChange w:id="100" w:author="Dong Kim" w:date="2025-11-11T11:11:00Z">
                        <w:rPr/>
                      </w:rPrChange>
                    </w:rPr>
                    <w:t xml:space="preserve">Evidence-based research in orthopaedics, sports medicine and rehabilitation-Why new studies should rely on earlier work. </w:t>
                  </w:r>
                  <w:r w:rsidRPr="003A6953">
                    <w:rPr>
                      <w:i/>
                      <w:iCs/>
                      <w:rPrChange w:id="101" w:author="Dong Kim" w:date="2025-11-11T11:11:00Z">
                        <w:rPr/>
                      </w:rPrChange>
                    </w:rPr>
                    <w:t>Knee Surgery Sports Traumatology &amp; Arthroscopy</w:t>
                  </w:r>
                </w:p>
              </w:tc>
              <w:tc>
                <w:tcPr>
                  <w:tcW w:w="526" w:type="pct"/>
                </w:tcPr>
                <w:p w14:paraId="642A8ACF" w14:textId="3FA194A2" w:rsidR="007D092C" w:rsidRPr="003A6953" w:rsidRDefault="00D82332" w:rsidP="008872ED">
                  <w:pPr>
                    <w:jc w:val="right"/>
                    <w:rPr>
                      <w:rPrChange w:id="102" w:author="Dong Kim" w:date="2025-11-11T11:11:00Z">
                        <w:rPr/>
                      </w:rPrChange>
                    </w:rPr>
                  </w:pPr>
                  <w:r>
                    <w:t xml:space="preserve">Oct </w:t>
                  </w:r>
                  <w:r w:rsidR="007D092C" w:rsidRPr="003A6953">
                    <w:rPr>
                      <w:rPrChange w:id="103" w:author="Dong Kim" w:date="2025-11-11T11:11:00Z">
                        <w:rPr/>
                      </w:rPrChange>
                    </w:rPr>
                    <w:t>2024</w:t>
                  </w:r>
                </w:p>
                <w:p w14:paraId="149CDC49" w14:textId="77777777" w:rsidR="007D092C" w:rsidRPr="003A6953" w:rsidRDefault="007D092C" w:rsidP="008872ED">
                  <w:pPr>
                    <w:jc w:val="right"/>
                  </w:pPr>
                </w:p>
              </w:tc>
            </w:tr>
            <w:tr w:rsidR="007D092C" w:rsidRPr="003A6953" w14:paraId="379F4AE7" w14:textId="35811B25" w:rsidTr="00B928C2">
              <w:tc>
                <w:tcPr>
                  <w:tcW w:w="172" w:type="pct"/>
                </w:tcPr>
                <w:p w14:paraId="281A1A1B" w14:textId="77777777" w:rsidR="007D092C" w:rsidRPr="003A6953" w:rsidRDefault="007D092C" w:rsidP="0029656D">
                  <w:pPr>
                    <w:rPr>
                      <w:rPrChange w:id="104" w:author="Dong Kim" w:date="2025-11-11T11:11:00Z">
                        <w:rPr/>
                      </w:rPrChange>
                    </w:rPr>
                  </w:pPr>
                  <w:r w:rsidRPr="003A6953">
                    <w:rPr>
                      <w:rPrChange w:id="105" w:author="Dong Kim" w:date="2025-11-11T11:11:00Z">
                        <w:rPr/>
                      </w:rPrChange>
                    </w:rPr>
                    <w:fldChar w:fldCharType="begin"/>
                  </w:r>
                  <w:r w:rsidRPr="003A6953">
                    <w:rPr>
                      <w:rPrChange w:id="106" w:author="Dong Kim" w:date="2025-11-11T11:11:00Z">
                        <w:rPr/>
                      </w:rPrChange>
                    </w:rPr>
                    <w:instrText>HYPERLINK "https://doi.org/10.1007/s00264-023-05961-0"</w:instrText>
                  </w:r>
                  <w:r w:rsidRPr="003A6953">
                    <w:rPr>
                      <w:rPrChange w:id="107" w:author="Dong Kim" w:date="2025-11-11T11:11:00Z">
                        <w:rPr/>
                      </w:rPrChange>
                    </w:rPr>
                  </w:r>
                  <w:r w:rsidRPr="003A6953">
                    <w:rPr>
                      <w:rPrChange w:id="108" w:author="Dong Kim" w:date="2025-11-11T11:11:00Z">
                        <w:rPr/>
                      </w:rPrChange>
                    </w:rPr>
                    <w:fldChar w:fldCharType="separate"/>
                  </w:r>
                  <w:r w:rsidRPr="003A6953">
                    <w:rPr>
                      <w:rStyle w:val="Hyperlink"/>
                      <w:rPrChange w:id="109" w:author="Dong Kim" w:date="2025-11-11T11:11:00Z">
                        <w:rPr>
                          <w:rStyle w:val="Hyperlink"/>
                        </w:rPr>
                      </w:rPrChange>
                    </w:rPr>
                    <w:t>8</w:t>
                  </w:r>
                  <w:r w:rsidRPr="003A6953">
                    <w:rPr>
                      <w:rPrChange w:id="110" w:author="Dong Kim" w:date="2025-11-11T11:11:00Z">
                        <w:rPr/>
                      </w:rPrChange>
                    </w:rPr>
                    <w:fldChar w:fldCharType="end"/>
                  </w:r>
                </w:p>
              </w:tc>
              <w:tc>
                <w:tcPr>
                  <w:tcW w:w="4302" w:type="pct"/>
                </w:tcPr>
                <w:p w14:paraId="750E37AF" w14:textId="4A4CD6E8" w:rsidR="007D092C" w:rsidRPr="003A6953" w:rsidRDefault="007D092C" w:rsidP="0029656D">
                  <w:pPr>
                    <w:rPr>
                      <w:rPrChange w:id="111" w:author="Dong Kim" w:date="2025-11-11T11:11:00Z">
                        <w:rPr>
                          <w:i/>
                          <w:iCs/>
                        </w:rPr>
                      </w:rPrChange>
                    </w:rPr>
                  </w:pPr>
                  <w:r w:rsidRPr="003A6953">
                    <w:rPr>
                      <w:rPrChange w:id="112" w:author="Dong Kim" w:date="2025-11-11T11:11:00Z">
                        <w:rPr/>
                      </w:rPrChange>
                    </w:rPr>
                    <w:t xml:space="preserve">Gluteal Complex is important in External Snapping Hip: intraoperative identification of syndrome origin and endoscopic stepwise release-a case series. </w:t>
                  </w:r>
                  <w:r w:rsidRPr="003A6953">
                    <w:rPr>
                      <w:i/>
                      <w:iCs/>
                      <w:rPrChange w:id="113" w:author="Dong Kim" w:date="2025-11-11T11:11:00Z">
                        <w:rPr/>
                      </w:rPrChange>
                    </w:rPr>
                    <w:t>International Orthopaedics</w:t>
                  </w:r>
                </w:p>
              </w:tc>
              <w:tc>
                <w:tcPr>
                  <w:tcW w:w="526" w:type="pct"/>
                </w:tcPr>
                <w:p w14:paraId="4F1C0802" w14:textId="2978D481" w:rsidR="007D092C" w:rsidRPr="003A6953" w:rsidRDefault="00D82332" w:rsidP="008872ED">
                  <w:pPr>
                    <w:jc w:val="right"/>
                  </w:pPr>
                  <w:r>
                    <w:t xml:space="preserve">Feb </w:t>
                  </w:r>
                  <w:r w:rsidR="007D092C" w:rsidRPr="003A6953">
                    <w:rPr>
                      <w:rPrChange w:id="114" w:author="Dong Kim" w:date="2025-11-11T11:11:00Z">
                        <w:rPr/>
                      </w:rPrChange>
                    </w:rPr>
                    <w:t>2024</w:t>
                  </w:r>
                </w:p>
                <w:p w14:paraId="1A950D03" w14:textId="77777777" w:rsidR="007D092C" w:rsidRPr="003A6953" w:rsidRDefault="007D092C" w:rsidP="008872ED">
                  <w:pPr>
                    <w:jc w:val="right"/>
                  </w:pPr>
                </w:p>
              </w:tc>
            </w:tr>
            <w:tr w:rsidR="007D092C" w:rsidRPr="003A6953" w14:paraId="02609754" w14:textId="2478FB2D" w:rsidTr="00B928C2">
              <w:tc>
                <w:tcPr>
                  <w:tcW w:w="172" w:type="pct"/>
                </w:tcPr>
                <w:p w14:paraId="75096345" w14:textId="77777777" w:rsidR="007D092C" w:rsidRPr="003A6953" w:rsidRDefault="007D092C" w:rsidP="0029656D">
                  <w:pPr>
                    <w:rPr>
                      <w:rPrChange w:id="115" w:author="Dong Kim" w:date="2025-11-11T11:11:00Z">
                        <w:rPr/>
                      </w:rPrChange>
                    </w:rPr>
                  </w:pPr>
                  <w:r w:rsidRPr="003A6953">
                    <w:rPr>
                      <w:rPrChange w:id="116" w:author="Dong Kim" w:date="2025-11-11T11:11:00Z">
                        <w:rPr/>
                      </w:rPrChange>
                    </w:rPr>
                    <w:fldChar w:fldCharType="begin"/>
                  </w:r>
                  <w:r w:rsidRPr="003A6953">
                    <w:rPr>
                      <w:rPrChange w:id="117" w:author="Dong Kim" w:date="2025-11-11T11:11:00Z">
                        <w:rPr/>
                      </w:rPrChange>
                    </w:rPr>
                    <w:instrText>HYPERLINK "https://doi.org/10.1186/s40634-023-00703-y"</w:instrText>
                  </w:r>
                  <w:r w:rsidRPr="003A6953">
                    <w:rPr>
                      <w:rPrChange w:id="118" w:author="Dong Kim" w:date="2025-11-11T11:11:00Z">
                        <w:rPr/>
                      </w:rPrChange>
                    </w:rPr>
                  </w:r>
                  <w:r w:rsidRPr="003A6953">
                    <w:rPr>
                      <w:rPrChange w:id="119" w:author="Dong Kim" w:date="2025-11-11T11:11:00Z">
                        <w:rPr/>
                      </w:rPrChange>
                    </w:rPr>
                    <w:fldChar w:fldCharType="separate"/>
                  </w:r>
                  <w:r w:rsidRPr="003A6953">
                    <w:rPr>
                      <w:rStyle w:val="Hyperlink"/>
                      <w:rPrChange w:id="120" w:author="Dong Kim" w:date="2025-11-11T11:11:00Z">
                        <w:rPr>
                          <w:rStyle w:val="Hyperlink"/>
                        </w:rPr>
                      </w:rPrChange>
                    </w:rPr>
                    <w:t>7</w:t>
                  </w:r>
                  <w:r w:rsidRPr="003A6953">
                    <w:rPr>
                      <w:rPrChange w:id="121" w:author="Dong Kim" w:date="2025-11-11T11:11:00Z">
                        <w:rPr/>
                      </w:rPrChange>
                    </w:rPr>
                    <w:fldChar w:fldCharType="end"/>
                  </w:r>
                </w:p>
              </w:tc>
              <w:tc>
                <w:tcPr>
                  <w:tcW w:w="4302" w:type="pct"/>
                </w:tcPr>
                <w:p w14:paraId="7164E5D5" w14:textId="23C9CDB3" w:rsidR="007D092C" w:rsidRPr="003A6953" w:rsidRDefault="007D092C" w:rsidP="0029656D">
                  <w:pPr>
                    <w:rPr>
                      <w:rPrChange w:id="122" w:author="Dong Kim" w:date="2025-11-11T11:11:00Z">
                        <w:rPr/>
                      </w:rPrChange>
                    </w:rPr>
                  </w:pPr>
                  <w:r w:rsidRPr="003A6953">
                    <w:rPr>
                      <w:rPrChange w:id="123" w:author="Dong Kim" w:date="2025-11-11T11:11:00Z">
                        <w:rPr/>
                      </w:rPrChange>
                    </w:rPr>
                    <w:t>Knee extension contracture with fixed anterior tibia subluxation treated with PCL</w:t>
                  </w:r>
                  <w:r w:rsidR="00823F5A">
                    <w:t xml:space="preserve"> </w:t>
                  </w:r>
                  <w:r w:rsidRPr="003A6953">
                    <w:rPr>
                      <w:rPrChange w:id="124" w:author="Dong Kim" w:date="2025-11-11T11:11:00Z">
                        <w:rPr/>
                      </w:rPrChange>
                    </w:rPr>
                    <w:t>release and quadricepsplasty: a case report.</w:t>
                  </w:r>
                  <w:r>
                    <w:t xml:space="preserve"> </w:t>
                  </w:r>
                  <w:r w:rsidRPr="003A6953">
                    <w:rPr>
                      <w:i/>
                      <w:iCs/>
                      <w:rPrChange w:id="125" w:author="Dong Kim" w:date="2025-11-11T11:11:00Z">
                        <w:rPr/>
                      </w:rPrChange>
                    </w:rPr>
                    <w:t>Journal of Experimental Orthopaedics</w:t>
                  </w:r>
                </w:p>
              </w:tc>
              <w:tc>
                <w:tcPr>
                  <w:tcW w:w="526" w:type="pct"/>
                </w:tcPr>
                <w:p w14:paraId="27A0378F" w14:textId="152D7DBC" w:rsidR="007D092C" w:rsidRPr="003A6953" w:rsidRDefault="00D82332" w:rsidP="008872ED">
                  <w:pPr>
                    <w:jc w:val="right"/>
                  </w:pPr>
                  <w:r>
                    <w:t xml:space="preserve">Nov </w:t>
                  </w:r>
                  <w:r w:rsidR="007D092C" w:rsidRPr="003A6953">
                    <w:rPr>
                      <w:rPrChange w:id="126" w:author="Dong Kim" w:date="2025-11-11T11:11:00Z">
                        <w:rPr/>
                      </w:rPrChange>
                    </w:rPr>
                    <w:t>2023</w:t>
                  </w:r>
                </w:p>
                <w:p w14:paraId="023B6C2D" w14:textId="77777777" w:rsidR="007D092C" w:rsidRPr="003A6953" w:rsidRDefault="007D092C" w:rsidP="008872ED">
                  <w:pPr>
                    <w:jc w:val="right"/>
                  </w:pPr>
                </w:p>
              </w:tc>
            </w:tr>
            <w:tr w:rsidR="007D092C" w:rsidRPr="003A6953" w14:paraId="433BAAB0" w14:textId="0E00C84F" w:rsidTr="00B928C2">
              <w:tc>
                <w:tcPr>
                  <w:tcW w:w="172" w:type="pct"/>
                </w:tcPr>
                <w:p w14:paraId="4E9A3434" w14:textId="77777777" w:rsidR="007D092C" w:rsidRPr="003A6953" w:rsidRDefault="007D092C" w:rsidP="0029656D">
                  <w:pPr>
                    <w:rPr>
                      <w:rPrChange w:id="127" w:author="Dong Kim" w:date="2025-11-11T11:11:00Z">
                        <w:rPr/>
                      </w:rPrChange>
                    </w:rPr>
                  </w:pPr>
                  <w:r w:rsidRPr="003A6953">
                    <w:rPr>
                      <w:rPrChange w:id="128" w:author="Dong Kim" w:date="2025-11-11T11:11:00Z">
                        <w:rPr/>
                      </w:rPrChange>
                    </w:rPr>
                    <w:fldChar w:fldCharType="begin"/>
                  </w:r>
                  <w:r w:rsidRPr="003A6953">
                    <w:rPr>
                      <w:rPrChange w:id="129" w:author="Dong Kim" w:date="2025-11-11T11:11:00Z">
                        <w:rPr/>
                      </w:rPrChange>
                    </w:rPr>
                    <w:instrText>HYPERLINK "https://doi.org/10.1016/j.eats.2023.08.001"</w:instrText>
                  </w:r>
                  <w:r w:rsidRPr="003A6953">
                    <w:rPr>
                      <w:rPrChange w:id="130" w:author="Dong Kim" w:date="2025-11-11T11:11:00Z">
                        <w:rPr/>
                      </w:rPrChange>
                    </w:rPr>
                  </w:r>
                  <w:r w:rsidRPr="003A6953">
                    <w:rPr>
                      <w:rPrChange w:id="131" w:author="Dong Kim" w:date="2025-11-11T11:11:00Z">
                        <w:rPr/>
                      </w:rPrChange>
                    </w:rPr>
                    <w:fldChar w:fldCharType="separate"/>
                  </w:r>
                  <w:r w:rsidRPr="003A6953">
                    <w:rPr>
                      <w:rStyle w:val="Hyperlink"/>
                      <w:rPrChange w:id="132" w:author="Dong Kim" w:date="2025-11-11T11:11:00Z">
                        <w:rPr>
                          <w:rStyle w:val="Hyperlink"/>
                        </w:rPr>
                      </w:rPrChange>
                    </w:rPr>
                    <w:t>6</w:t>
                  </w:r>
                  <w:r w:rsidRPr="003A6953">
                    <w:rPr>
                      <w:rPrChange w:id="133" w:author="Dong Kim" w:date="2025-11-11T11:11:00Z">
                        <w:rPr/>
                      </w:rPrChange>
                    </w:rPr>
                    <w:fldChar w:fldCharType="end"/>
                  </w:r>
                </w:p>
              </w:tc>
              <w:tc>
                <w:tcPr>
                  <w:tcW w:w="4302" w:type="pct"/>
                </w:tcPr>
                <w:p w14:paraId="3FCA7868" w14:textId="6832EF43" w:rsidR="007D092C" w:rsidRPr="003A6953" w:rsidRDefault="007D092C" w:rsidP="0029656D">
                  <w:pPr>
                    <w:rPr>
                      <w:rPrChange w:id="134" w:author="Dong Kim" w:date="2025-11-11T11:11:00Z">
                        <w:rPr/>
                      </w:rPrChange>
                    </w:rPr>
                  </w:pPr>
                  <w:r w:rsidRPr="003A6953">
                    <w:rPr>
                      <w:rPrChange w:id="135" w:author="Dong Kim" w:date="2025-11-11T11:11:00Z">
                        <w:rPr/>
                      </w:rPrChange>
                    </w:rPr>
                    <w:t>Patellar Base Support Technique During Manipulation Under Anesthesia for Knee Arthrofibrosis Limits the Risk of Iatrogenic Complications.</w:t>
                  </w:r>
                  <w:r w:rsidRPr="003A6953">
                    <w:t xml:space="preserve"> </w:t>
                  </w:r>
                  <w:r w:rsidRPr="003A6953">
                    <w:rPr>
                      <w:i/>
                      <w:iCs/>
                      <w:rPrChange w:id="136" w:author="Dong Kim" w:date="2025-11-11T11:11:00Z">
                        <w:rPr/>
                      </w:rPrChange>
                    </w:rPr>
                    <w:t>Arthroscopy Techniques</w:t>
                  </w:r>
                </w:p>
              </w:tc>
              <w:tc>
                <w:tcPr>
                  <w:tcW w:w="526" w:type="pct"/>
                </w:tcPr>
                <w:p w14:paraId="488033A7" w14:textId="156511D4" w:rsidR="007D092C" w:rsidRPr="003A6953" w:rsidRDefault="00D82332" w:rsidP="008872ED">
                  <w:pPr>
                    <w:jc w:val="right"/>
                  </w:pPr>
                  <w:r>
                    <w:t xml:space="preserve">Nov </w:t>
                  </w:r>
                  <w:r w:rsidR="007D092C" w:rsidRPr="003A6953">
                    <w:rPr>
                      <w:rPrChange w:id="137" w:author="Dong Kim" w:date="2025-11-11T11:11:00Z">
                        <w:rPr/>
                      </w:rPrChange>
                    </w:rPr>
                    <w:t>2023</w:t>
                  </w:r>
                </w:p>
                <w:p w14:paraId="06131897" w14:textId="77777777" w:rsidR="007D092C" w:rsidRPr="003A6953" w:rsidRDefault="007D092C" w:rsidP="008872ED">
                  <w:pPr>
                    <w:jc w:val="right"/>
                  </w:pPr>
                </w:p>
              </w:tc>
            </w:tr>
            <w:tr w:rsidR="007D092C" w:rsidRPr="003A6953" w14:paraId="2A1AE85A" w14:textId="63A1A44A" w:rsidTr="00B928C2">
              <w:tc>
                <w:tcPr>
                  <w:tcW w:w="172" w:type="pct"/>
                </w:tcPr>
                <w:p w14:paraId="630FF3E8" w14:textId="77777777" w:rsidR="007D092C" w:rsidRPr="003A6953" w:rsidRDefault="007D092C" w:rsidP="0029656D">
                  <w:pPr>
                    <w:rPr>
                      <w:rPrChange w:id="138" w:author="Dong Kim" w:date="2025-11-11T11:11:00Z">
                        <w:rPr/>
                      </w:rPrChange>
                    </w:rPr>
                  </w:pPr>
                  <w:r w:rsidRPr="003A6953">
                    <w:rPr>
                      <w:rPrChange w:id="139" w:author="Dong Kim" w:date="2025-11-11T11:11:00Z">
                        <w:rPr/>
                      </w:rPrChange>
                    </w:rPr>
                    <w:fldChar w:fldCharType="begin"/>
                  </w:r>
                  <w:r w:rsidRPr="003A6953">
                    <w:rPr>
                      <w:rPrChange w:id="140" w:author="Dong Kim" w:date="2025-11-11T11:11:00Z">
                        <w:rPr/>
                      </w:rPrChange>
                    </w:rPr>
                    <w:instrText>HYPERLINK "https://doi.org/10.1016/j.eats.2023.08.007"</w:instrText>
                  </w:r>
                  <w:r w:rsidRPr="003A6953">
                    <w:rPr>
                      <w:rPrChange w:id="141" w:author="Dong Kim" w:date="2025-11-11T11:11:00Z">
                        <w:rPr/>
                      </w:rPrChange>
                    </w:rPr>
                  </w:r>
                  <w:r w:rsidRPr="003A6953">
                    <w:rPr>
                      <w:rPrChange w:id="142" w:author="Dong Kim" w:date="2025-11-11T11:11:00Z">
                        <w:rPr/>
                      </w:rPrChange>
                    </w:rPr>
                    <w:fldChar w:fldCharType="separate"/>
                  </w:r>
                  <w:r w:rsidRPr="003A6953">
                    <w:rPr>
                      <w:rStyle w:val="Hyperlink"/>
                      <w:rPrChange w:id="143" w:author="Dong Kim" w:date="2025-11-11T11:11:00Z">
                        <w:rPr>
                          <w:rStyle w:val="Hyperlink"/>
                        </w:rPr>
                      </w:rPrChange>
                    </w:rPr>
                    <w:t>5</w:t>
                  </w:r>
                  <w:r w:rsidRPr="003A6953">
                    <w:rPr>
                      <w:rPrChange w:id="144" w:author="Dong Kim" w:date="2025-11-11T11:11:00Z">
                        <w:rPr/>
                      </w:rPrChange>
                    </w:rPr>
                    <w:fldChar w:fldCharType="end"/>
                  </w:r>
                </w:p>
              </w:tc>
              <w:tc>
                <w:tcPr>
                  <w:tcW w:w="4302" w:type="pct"/>
                </w:tcPr>
                <w:p w14:paraId="3B15977E" w14:textId="152B802F" w:rsidR="007D092C" w:rsidRPr="003A6953" w:rsidRDefault="007D092C" w:rsidP="0029656D">
                  <w:pPr>
                    <w:rPr>
                      <w:rPrChange w:id="145" w:author="Dong Kim" w:date="2025-11-11T11:11:00Z">
                        <w:rPr>
                          <w:i/>
                          <w:iCs/>
                        </w:rPr>
                      </w:rPrChange>
                    </w:rPr>
                  </w:pPr>
                  <w:r w:rsidRPr="003A6953">
                    <w:rPr>
                      <w:rPrChange w:id="146" w:author="Dong Kim" w:date="2025-11-11T11:11:00Z">
                        <w:rPr/>
                      </w:rPrChange>
                    </w:rPr>
                    <w:t>Arthroscopic Trans-septal Portal of the Knee with Direct Visualization and No Need for Posterolateral Portal Creation.</w:t>
                  </w:r>
                  <w:r w:rsidRPr="003A6953">
                    <w:t xml:space="preserve"> </w:t>
                  </w:r>
                  <w:r w:rsidRPr="003A6953">
                    <w:rPr>
                      <w:i/>
                      <w:iCs/>
                      <w:rPrChange w:id="147" w:author="Dong Kim" w:date="2025-11-11T11:11:00Z">
                        <w:rPr/>
                      </w:rPrChange>
                    </w:rPr>
                    <w:t>Arthroscopy Techniques</w:t>
                  </w:r>
                </w:p>
              </w:tc>
              <w:tc>
                <w:tcPr>
                  <w:tcW w:w="526" w:type="pct"/>
                </w:tcPr>
                <w:p w14:paraId="794A76AD" w14:textId="143FFC50" w:rsidR="007D092C" w:rsidRPr="003A6953" w:rsidRDefault="00D82332" w:rsidP="008872ED">
                  <w:pPr>
                    <w:jc w:val="right"/>
                  </w:pPr>
                  <w:r>
                    <w:t xml:space="preserve">Nov </w:t>
                  </w:r>
                  <w:r w:rsidR="007D092C" w:rsidRPr="003A6953">
                    <w:rPr>
                      <w:rPrChange w:id="148" w:author="Dong Kim" w:date="2025-11-11T11:11:00Z">
                        <w:rPr/>
                      </w:rPrChange>
                    </w:rPr>
                    <w:t>2023</w:t>
                  </w:r>
                </w:p>
                <w:p w14:paraId="7CA0F917" w14:textId="77777777" w:rsidR="007D092C" w:rsidRPr="003A6953" w:rsidRDefault="007D092C" w:rsidP="008872ED">
                  <w:pPr>
                    <w:jc w:val="right"/>
                  </w:pPr>
                </w:p>
              </w:tc>
            </w:tr>
            <w:tr w:rsidR="007D092C" w:rsidRPr="003A6953" w14:paraId="3CB7F5C0" w14:textId="71E2008B" w:rsidTr="00B928C2">
              <w:tc>
                <w:tcPr>
                  <w:tcW w:w="172" w:type="pct"/>
                </w:tcPr>
                <w:p w14:paraId="6550A101" w14:textId="77777777" w:rsidR="007D092C" w:rsidRPr="003A6953" w:rsidRDefault="007D092C" w:rsidP="0029656D">
                  <w:pPr>
                    <w:rPr>
                      <w:rPrChange w:id="149" w:author="Dong Kim" w:date="2025-11-11T11:11:00Z">
                        <w:rPr/>
                      </w:rPrChange>
                    </w:rPr>
                  </w:pPr>
                  <w:r w:rsidRPr="003A6953">
                    <w:rPr>
                      <w:rPrChange w:id="150" w:author="Dong Kim" w:date="2025-11-11T11:11:00Z">
                        <w:rPr/>
                      </w:rPrChange>
                    </w:rPr>
                    <w:fldChar w:fldCharType="begin"/>
                  </w:r>
                  <w:r w:rsidRPr="003A6953">
                    <w:rPr>
                      <w:rPrChange w:id="151" w:author="Dong Kim" w:date="2025-11-11T11:11:00Z">
                        <w:rPr/>
                      </w:rPrChange>
                    </w:rPr>
                    <w:instrText>HYPERLINK "https://doi.org/10.1016/j.eats.2023.04.022"</w:instrText>
                  </w:r>
                  <w:r w:rsidRPr="003A6953">
                    <w:rPr>
                      <w:rPrChange w:id="152" w:author="Dong Kim" w:date="2025-11-11T11:11:00Z">
                        <w:rPr/>
                      </w:rPrChange>
                    </w:rPr>
                  </w:r>
                  <w:r w:rsidRPr="003A6953">
                    <w:rPr>
                      <w:rPrChange w:id="153" w:author="Dong Kim" w:date="2025-11-11T11:11:00Z">
                        <w:rPr/>
                      </w:rPrChange>
                    </w:rPr>
                    <w:fldChar w:fldCharType="separate"/>
                  </w:r>
                  <w:r w:rsidRPr="003A6953">
                    <w:rPr>
                      <w:rStyle w:val="Hyperlink"/>
                      <w:rPrChange w:id="154" w:author="Dong Kim" w:date="2025-11-11T11:11:00Z">
                        <w:rPr>
                          <w:rStyle w:val="Hyperlink"/>
                        </w:rPr>
                      </w:rPrChange>
                    </w:rPr>
                    <w:t>4</w:t>
                  </w:r>
                  <w:r w:rsidRPr="003A6953">
                    <w:rPr>
                      <w:rPrChange w:id="155" w:author="Dong Kim" w:date="2025-11-11T11:11:00Z">
                        <w:rPr/>
                      </w:rPrChange>
                    </w:rPr>
                    <w:fldChar w:fldCharType="end"/>
                  </w:r>
                </w:p>
              </w:tc>
              <w:tc>
                <w:tcPr>
                  <w:tcW w:w="4302" w:type="pct"/>
                </w:tcPr>
                <w:p w14:paraId="505CB2F7" w14:textId="74E9DD2B" w:rsidR="007D092C" w:rsidRPr="003A6953" w:rsidRDefault="007D092C" w:rsidP="0029656D">
                  <w:pPr>
                    <w:rPr>
                      <w:rPrChange w:id="156" w:author="Dong Kim" w:date="2025-11-11T11:11:00Z">
                        <w:rPr/>
                      </w:rPrChange>
                    </w:rPr>
                  </w:pPr>
                  <w:r w:rsidRPr="003A6953">
                    <w:rPr>
                      <w:rPrChange w:id="157" w:author="Dong Kim" w:date="2025-11-11T11:11:00Z">
                        <w:rPr/>
                      </w:rPrChange>
                    </w:rPr>
                    <w:t>ACL Mucoid Degeneration-Anterior and Posterior Arthroscopic Decompression for Combined Knee Flexion-Extension Deficit.</w:t>
                  </w:r>
                  <w:r w:rsidR="008872ED">
                    <w:t xml:space="preserve"> </w:t>
                  </w:r>
                  <w:r w:rsidRPr="008872ED">
                    <w:rPr>
                      <w:i/>
                      <w:iCs/>
                      <w:rPrChange w:id="158" w:author="Dong Kim" w:date="2025-11-11T11:11:00Z">
                        <w:rPr/>
                      </w:rPrChange>
                    </w:rPr>
                    <w:t>Arthroscopy Techniques</w:t>
                  </w:r>
                  <w:r w:rsidRPr="003A6953">
                    <w:rPr>
                      <w:rPrChange w:id="159" w:author="Dong Kim" w:date="2025-11-11T11:11:00Z">
                        <w:rPr/>
                      </w:rPrChange>
                    </w:rPr>
                    <w:t xml:space="preserve"> </w:t>
                  </w:r>
                </w:p>
              </w:tc>
              <w:tc>
                <w:tcPr>
                  <w:tcW w:w="526" w:type="pct"/>
                </w:tcPr>
                <w:p w14:paraId="38B7CDAC" w14:textId="5A2DE8AC" w:rsidR="007D092C" w:rsidRPr="003A6953" w:rsidRDefault="00D82332" w:rsidP="008872ED">
                  <w:pPr>
                    <w:jc w:val="right"/>
                  </w:pPr>
                  <w:r>
                    <w:t xml:space="preserve">Aug </w:t>
                  </w:r>
                  <w:r w:rsidR="007D092C" w:rsidRPr="003A6953">
                    <w:rPr>
                      <w:rPrChange w:id="160" w:author="Dong Kim" w:date="2025-11-11T11:11:00Z">
                        <w:rPr/>
                      </w:rPrChange>
                    </w:rPr>
                    <w:t>2023</w:t>
                  </w:r>
                </w:p>
                <w:p w14:paraId="574C2CA2" w14:textId="77777777" w:rsidR="007D092C" w:rsidRPr="003A6953" w:rsidRDefault="007D092C" w:rsidP="008872ED">
                  <w:pPr>
                    <w:jc w:val="right"/>
                  </w:pPr>
                </w:p>
              </w:tc>
            </w:tr>
            <w:tr w:rsidR="007D092C" w:rsidRPr="003A6953" w14:paraId="301DBE6C" w14:textId="3BD25D06" w:rsidTr="00B928C2">
              <w:tc>
                <w:tcPr>
                  <w:tcW w:w="172" w:type="pct"/>
                </w:tcPr>
                <w:p w14:paraId="785B98B8" w14:textId="77777777" w:rsidR="007D092C" w:rsidRPr="003A6953" w:rsidRDefault="007D092C" w:rsidP="0029656D">
                  <w:pPr>
                    <w:rPr>
                      <w:rPrChange w:id="161" w:author="Dong Kim" w:date="2025-11-11T11:11:00Z">
                        <w:rPr/>
                      </w:rPrChange>
                    </w:rPr>
                  </w:pPr>
                  <w:r w:rsidRPr="003A6953">
                    <w:rPr>
                      <w:rPrChange w:id="162" w:author="Dong Kim" w:date="2025-11-11T11:11:00Z">
                        <w:rPr/>
                      </w:rPrChange>
                    </w:rPr>
                    <w:fldChar w:fldCharType="begin"/>
                  </w:r>
                  <w:r w:rsidRPr="003A6953">
                    <w:rPr>
                      <w:rPrChange w:id="163" w:author="Dong Kim" w:date="2025-11-11T11:11:00Z">
                        <w:rPr/>
                      </w:rPrChange>
                    </w:rPr>
                    <w:instrText>HYPERLINK "https://doi.org/10.1007/s00264-023-05868-w"</w:instrText>
                  </w:r>
                  <w:r w:rsidRPr="003A6953">
                    <w:rPr>
                      <w:rPrChange w:id="164" w:author="Dong Kim" w:date="2025-11-11T11:11:00Z">
                        <w:rPr/>
                      </w:rPrChange>
                    </w:rPr>
                  </w:r>
                  <w:r w:rsidRPr="003A6953">
                    <w:rPr>
                      <w:rPrChange w:id="165" w:author="Dong Kim" w:date="2025-11-11T11:11:00Z">
                        <w:rPr/>
                      </w:rPrChange>
                    </w:rPr>
                    <w:fldChar w:fldCharType="separate"/>
                  </w:r>
                  <w:r w:rsidRPr="003A6953">
                    <w:rPr>
                      <w:rStyle w:val="Hyperlink"/>
                      <w:rPrChange w:id="166" w:author="Dong Kim" w:date="2025-11-11T11:11:00Z">
                        <w:rPr>
                          <w:rStyle w:val="Hyperlink"/>
                        </w:rPr>
                      </w:rPrChange>
                    </w:rPr>
                    <w:t>3</w:t>
                  </w:r>
                  <w:r w:rsidRPr="003A6953">
                    <w:rPr>
                      <w:rPrChange w:id="167" w:author="Dong Kim" w:date="2025-11-11T11:11:00Z">
                        <w:rPr/>
                      </w:rPrChange>
                    </w:rPr>
                    <w:fldChar w:fldCharType="end"/>
                  </w:r>
                </w:p>
              </w:tc>
              <w:tc>
                <w:tcPr>
                  <w:tcW w:w="4302" w:type="pct"/>
                </w:tcPr>
                <w:p w14:paraId="7D701EFD" w14:textId="40E15973" w:rsidR="007D092C" w:rsidRPr="003A6953" w:rsidRDefault="007D092C" w:rsidP="0029656D">
                  <w:pPr>
                    <w:rPr>
                      <w:rPrChange w:id="168" w:author="Dong Kim" w:date="2025-11-11T11:11:00Z">
                        <w:rPr>
                          <w:i/>
                          <w:iCs/>
                        </w:rPr>
                      </w:rPrChange>
                    </w:rPr>
                  </w:pPr>
                  <w:r w:rsidRPr="003A6953">
                    <w:rPr>
                      <w:rPrChange w:id="169" w:author="Dong Kim" w:date="2025-11-11T11:11:00Z">
                        <w:rPr/>
                      </w:rPrChange>
                    </w:rPr>
                    <w:t xml:space="preserve">Incomplete meniscal healing in early second-look arthroscopy does not indicate failure of repair: a case series. </w:t>
                  </w:r>
                  <w:r w:rsidRPr="003A6953">
                    <w:rPr>
                      <w:i/>
                      <w:iCs/>
                      <w:rPrChange w:id="170" w:author="Dong Kim" w:date="2025-11-11T11:11:00Z">
                        <w:rPr/>
                      </w:rPrChange>
                    </w:rPr>
                    <w:t>International Orthopaedics</w:t>
                  </w:r>
                </w:p>
              </w:tc>
              <w:tc>
                <w:tcPr>
                  <w:tcW w:w="526" w:type="pct"/>
                </w:tcPr>
                <w:p w14:paraId="7E5A1F04" w14:textId="7D605D77" w:rsidR="007D092C" w:rsidRPr="003A6953" w:rsidRDefault="00D82332" w:rsidP="008872ED">
                  <w:pPr>
                    <w:jc w:val="right"/>
                  </w:pPr>
                  <w:r>
                    <w:t xml:space="preserve">June </w:t>
                  </w:r>
                  <w:r w:rsidR="007D092C" w:rsidRPr="003A6953">
                    <w:rPr>
                      <w:rPrChange w:id="171" w:author="Dong Kim" w:date="2025-11-11T11:11:00Z">
                        <w:rPr/>
                      </w:rPrChange>
                    </w:rPr>
                    <w:t>2023</w:t>
                  </w:r>
                </w:p>
                <w:p w14:paraId="17101412" w14:textId="77777777" w:rsidR="007D092C" w:rsidRPr="003A6953" w:rsidRDefault="007D092C" w:rsidP="008872ED">
                  <w:pPr>
                    <w:jc w:val="right"/>
                  </w:pPr>
                </w:p>
              </w:tc>
            </w:tr>
            <w:tr w:rsidR="007D092C" w:rsidRPr="003A6953" w14:paraId="39EB38FD" w14:textId="20E51312" w:rsidTr="00B928C2">
              <w:tc>
                <w:tcPr>
                  <w:tcW w:w="172" w:type="pct"/>
                </w:tcPr>
                <w:p w14:paraId="001F0004" w14:textId="77777777" w:rsidR="007D092C" w:rsidRPr="003A6953" w:rsidRDefault="007D092C" w:rsidP="0029656D">
                  <w:pPr>
                    <w:rPr>
                      <w:rPrChange w:id="172" w:author="Dong Kim" w:date="2025-11-11T11:11:00Z">
                        <w:rPr/>
                      </w:rPrChange>
                    </w:rPr>
                  </w:pPr>
                  <w:r w:rsidRPr="003A6953">
                    <w:rPr>
                      <w:rPrChange w:id="173" w:author="Dong Kim" w:date="2025-11-11T11:11:00Z">
                        <w:rPr/>
                      </w:rPrChange>
                    </w:rPr>
                    <w:fldChar w:fldCharType="begin"/>
                  </w:r>
                  <w:r w:rsidRPr="003A6953">
                    <w:rPr>
                      <w:rPrChange w:id="174" w:author="Dong Kim" w:date="2025-11-11T11:11:00Z">
                        <w:rPr/>
                      </w:rPrChange>
                    </w:rPr>
                    <w:instrText>HYPERLINK "https://doi.org/10.1007/s00276-022-03061-z"</w:instrText>
                  </w:r>
                  <w:r w:rsidRPr="003A6953">
                    <w:rPr>
                      <w:rPrChange w:id="175" w:author="Dong Kim" w:date="2025-11-11T11:11:00Z">
                        <w:rPr/>
                      </w:rPrChange>
                    </w:rPr>
                  </w:r>
                  <w:r w:rsidRPr="003A6953">
                    <w:rPr>
                      <w:rPrChange w:id="176" w:author="Dong Kim" w:date="2025-11-11T11:11:00Z">
                        <w:rPr/>
                      </w:rPrChange>
                    </w:rPr>
                    <w:fldChar w:fldCharType="separate"/>
                  </w:r>
                  <w:r w:rsidRPr="003A6953">
                    <w:rPr>
                      <w:rStyle w:val="Hyperlink"/>
                      <w:rPrChange w:id="177" w:author="Dong Kim" w:date="2025-11-11T11:11:00Z">
                        <w:rPr>
                          <w:rStyle w:val="Hyperlink"/>
                        </w:rPr>
                      </w:rPrChange>
                    </w:rPr>
                    <w:t>2</w:t>
                  </w:r>
                  <w:r w:rsidRPr="003A6953">
                    <w:rPr>
                      <w:rPrChange w:id="178" w:author="Dong Kim" w:date="2025-11-11T11:11:00Z">
                        <w:rPr/>
                      </w:rPrChange>
                    </w:rPr>
                    <w:fldChar w:fldCharType="end"/>
                  </w:r>
                </w:p>
              </w:tc>
              <w:tc>
                <w:tcPr>
                  <w:tcW w:w="4302" w:type="pct"/>
                </w:tcPr>
                <w:p w14:paraId="3A7F1036" w14:textId="22CE4155" w:rsidR="007D092C" w:rsidRPr="003A6953" w:rsidRDefault="007D092C" w:rsidP="0029656D">
                  <w:pPr>
                    <w:rPr>
                      <w:rPrChange w:id="179" w:author="Dong Kim" w:date="2025-11-11T11:11:00Z">
                        <w:rPr>
                          <w:i/>
                          <w:iCs/>
                        </w:rPr>
                      </w:rPrChange>
                    </w:rPr>
                  </w:pPr>
                  <w:r w:rsidRPr="003A6953">
                    <w:rPr>
                      <w:rPrChange w:id="180" w:author="Dong Kim" w:date="2025-11-11T11:11:00Z">
                        <w:rPr/>
                      </w:rPrChange>
                    </w:rPr>
                    <w:t xml:space="preserve">Anatomy of the greater palatine foramen and canal and their clinical significance    in relation to the greater palatine artery: a systematic </w:t>
                  </w:r>
                  <w:r w:rsidRPr="0029656D">
                    <w:rPr>
                      <w:rPrChange w:id="181" w:author="Dong Kim" w:date="2025-11-11T11:11:00Z">
                        <w:rPr/>
                      </w:rPrChange>
                    </w:rPr>
                    <w:t>review</w:t>
                  </w:r>
                  <w:r w:rsidRPr="003A6953">
                    <w:rPr>
                      <w:rPrChange w:id="182" w:author="Dong Kim" w:date="2025-11-11T11:11:00Z">
                        <w:rPr/>
                      </w:rPrChange>
                    </w:rPr>
                    <w:t xml:space="preserve"> and meta-analysis</w:t>
                  </w:r>
                  <w:r w:rsidRPr="003A6953">
                    <w:rPr>
                      <w:i/>
                      <w:iCs/>
                      <w:rPrChange w:id="183" w:author="Dong Kim" w:date="2025-11-11T11:11:00Z">
                        <w:rPr/>
                      </w:rPrChange>
                    </w:rPr>
                    <w:t>.</w:t>
                  </w:r>
                  <w:r w:rsidRPr="003A6953">
                    <w:rPr>
                      <w:i/>
                      <w:iCs/>
                    </w:rPr>
                    <w:t xml:space="preserve"> </w:t>
                  </w:r>
                  <w:r w:rsidRPr="003A6953">
                    <w:rPr>
                      <w:i/>
                      <w:iCs/>
                      <w:rPrChange w:id="184" w:author="Dong Kim" w:date="2025-11-11T11:11:00Z">
                        <w:rPr/>
                      </w:rPrChange>
                    </w:rPr>
                    <w:t>Surgical and Radiologic Anatomy</w:t>
                  </w:r>
                </w:p>
              </w:tc>
              <w:tc>
                <w:tcPr>
                  <w:tcW w:w="526" w:type="pct"/>
                </w:tcPr>
                <w:p w14:paraId="6264CCFE" w14:textId="5C72F614" w:rsidR="007D092C" w:rsidRPr="003A6953" w:rsidRDefault="00D82332" w:rsidP="008872ED">
                  <w:pPr>
                    <w:jc w:val="right"/>
                    <w:rPr>
                      <w:rPrChange w:id="185" w:author="Dong Kim" w:date="2025-11-11T11:11:00Z">
                        <w:rPr/>
                      </w:rPrChange>
                    </w:rPr>
                  </w:pPr>
                  <w:r>
                    <w:t xml:space="preserve">Jan </w:t>
                  </w:r>
                  <w:r w:rsidR="007D092C" w:rsidRPr="003A6953">
                    <w:rPr>
                      <w:rPrChange w:id="186" w:author="Dong Kim" w:date="2025-11-11T11:11:00Z">
                        <w:rPr/>
                      </w:rPrChange>
                    </w:rPr>
                    <w:t>2023</w:t>
                  </w:r>
                </w:p>
                <w:p w14:paraId="1DE29C00" w14:textId="77777777" w:rsidR="007D092C" w:rsidRPr="003A6953" w:rsidRDefault="007D092C" w:rsidP="008872ED">
                  <w:pPr>
                    <w:jc w:val="right"/>
                  </w:pPr>
                </w:p>
              </w:tc>
            </w:tr>
            <w:tr w:rsidR="007D092C" w:rsidRPr="003A6953" w14:paraId="637F1BF8" w14:textId="5CDC93E3" w:rsidTr="00B928C2">
              <w:tc>
                <w:tcPr>
                  <w:tcW w:w="172" w:type="pct"/>
                </w:tcPr>
                <w:p w14:paraId="0FF60845" w14:textId="77777777" w:rsidR="007D092C" w:rsidRPr="003A6953" w:rsidRDefault="007D092C" w:rsidP="0029656D">
                  <w:pPr>
                    <w:rPr>
                      <w:rPrChange w:id="187" w:author="Dong Kim" w:date="2025-11-11T11:11:00Z">
                        <w:rPr/>
                      </w:rPrChange>
                    </w:rPr>
                  </w:pPr>
                  <w:r w:rsidRPr="003A6953">
                    <w:rPr>
                      <w:rPrChange w:id="188" w:author="Dong Kim" w:date="2025-11-11T11:11:00Z">
                        <w:rPr/>
                      </w:rPrChange>
                    </w:rPr>
                    <w:fldChar w:fldCharType="begin"/>
                  </w:r>
                  <w:r w:rsidRPr="003A6953">
                    <w:rPr>
                      <w:rPrChange w:id="189" w:author="Dong Kim" w:date="2025-11-11T11:11:00Z">
                        <w:rPr/>
                      </w:rPrChange>
                    </w:rPr>
                    <w:instrText>HYPERLINK "https://doi.org/10.17219/acem/153004"</w:instrText>
                  </w:r>
                  <w:r w:rsidRPr="003A6953">
                    <w:rPr>
                      <w:rPrChange w:id="190" w:author="Dong Kim" w:date="2025-11-11T11:11:00Z">
                        <w:rPr/>
                      </w:rPrChange>
                    </w:rPr>
                  </w:r>
                  <w:r w:rsidRPr="003A6953">
                    <w:rPr>
                      <w:rPrChange w:id="191" w:author="Dong Kim" w:date="2025-11-11T11:11:00Z">
                        <w:rPr/>
                      </w:rPrChange>
                    </w:rPr>
                    <w:fldChar w:fldCharType="separate"/>
                  </w:r>
                  <w:r w:rsidRPr="003A6953">
                    <w:rPr>
                      <w:rStyle w:val="Hyperlink"/>
                      <w:rPrChange w:id="192" w:author="Dong Kim" w:date="2025-11-11T11:11:00Z">
                        <w:rPr>
                          <w:rStyle w:val="Hyperlink"/>
                        </w:rPr>
                      </w:rPrChange>
                    </w:rPr>
                    <w:t>1</w:t>
                  </w:r>
                  <w:r w:rsidRPr="003A6953">
                    <w:rPr>
                      <w:rPrChange w:id="193" w:author="Dong Kim" w:date="2025-11-11T11:11:00Z">
                        <w:rPr/>
                      </w:rPrChange>
                    </w:rPr>
                    <w:fldChar w:fldCharType="end"/>
                  </w:r>
                </w:p>
              </w:tc>
              <w:tc>
                <w:tcPr>
                  <w:tcW w:w="4302" w:type="pct"/>
                </w:tcPr>
                <w:p w14:paraId="716851B4" w14:textId="5DAD1525" w:rsidR="007D092C" w:rsidRPr="003A6953" w:rsidRDefault="007D092C" w:rsidP="0029656D">
                  <w:pPr>
                    <w:rPr>
                      <w:rPrChange w:id="194" w:author="Dong Kim" w:date="2025-11-11T11:11:00Z">
                        <w:rPr/>
                      </w:rPrChange>
                    </w:rPr>
                  </w:pPr>
                  <w:r w:rsidRPr="003A6953">
                    <w:rPr>
                      <w:rPrChange w:id="195" w:author="Dong Kim" w:date="2025-11-11T11:11:00Z">
                        <w:rPr/>
                      </w:rPrChange>
                    </w:rPr>
                    <w:t xml:space="preserve">Transient spontaneous osteonecrosis of the knee (SONK) shortly after SARS-CoV-2 infection: A report of 2 cases. </w:t>
                  </w:r>
                  <w:r w:rsidRPr="003A6953">
                    <w:rPr>
                      <w:i/>
                      <w:iCs/>
                      <w:rPrChange w:id="196" w:author="Dong Kim" w:date="2025-11-11T11:11:00Z">
                        <w:rPr/>
                      </w:rPrChange>
                    </w:rPr>
                    <w:t>Advances in Clinical &amp; Experimental Medicine</w:t>
                  </w:r>
                </w:p>
              </w:tc>
              <w:tc>
                <w:tcPr>
                  <w:tcW w:w="526" w:type="pct"/>
                </w:tcPr>
                <w:p w14:paraId="6FCF215F" w14:textId="2598559C" w:rsidR="007D092C" w:rsidRPr="003A6953" w:rsidRDefault="00D82332" w:rsidP="008872ED">
                  <w:pPr>
                    <w:jc w:val="right"/>
                  </w:pPr>
                  <w:r>
                    <w:t xml:space="preserve">Oct </w:t>
                  </w:r>
                  <w:r w:rsidR="007D092C" w:rsidRPr="003A6953">
                    <w:rPr>
                      <w:rPrChange w:id="197" w:author="Dong Kim" w:date="2025-11-11T11:11:00Z">
                        <w:rPr/>
                      </w:rPrChange>
                    </w:rPr>
                    <w:t>2022</w:t>
                  </w:r>
                </w:p>
                <w:p w14:paraId="7B5DA65B" w14:textId="77777777" w:rsidR="007D092C" w:rsidRPr="003A6953" w:rsidRDefault="007D092C" w:rsidP="008872ED">
                  <w:pPr>
                    <w:jc w:val="right"/>
                  </w:pPr>
                </w:p>
              </w:tc>
            </w:tr>
            <w:tr w:rsidR="00823F5A" w:rsidRPr="003A6953" w14:paraId="057F8286" w14:textId="77777777" w:rsidTr="00B928C2">
              <w:tc>
                <w:tcPr>
                  <w:tcW w:w="172" w:type="pct"/>
                </w:tcPr>
                <w:p w14:paraId="401CE8E6" w14:textId="77777777" w:rsidR="00823F5A" w:rsidRPr="003A6953" w:rsidRDefault="00823F5A" w:rsidP="0029656D">
                  <w:pPr>
                    <w:rPr>
                      <w:rPrChange w:id="198" w:author="Dong Kim" w:date="2025-11-11T11:11:00Z">
                        <w:rPr/>
                      </w:rPrChange>
                    </w:rPr>
                  </w:pPr>
                </w:p>
              </w:tc>
              <w:tc>
                <w:tcPr>
                  <w:tcW w:w="4302" w:type="pct"/>
                </w:tcPr>
                <w:p w14:paraId="301F9EA4" w14:textId="77777777" w:rsidR="00823F5A" w:rsidRPr="003A6953" w:rsidRDefault="00823F5A" w:rsidP="0029656D">
                  <w:pPr>
                    <w:rPr>
                      <w:rPrChange w:id="199" w:author="Dong Kim" w:date="2025-11-11T11:11:00Z">
                        <w:rPr/>
                      </w:rPrChange>
                    </w:rPr>
                  </w:pPr>
                </w:p>
              </w:tc>
              <w:tc>
                <w:tcPr>
                  <w:tcW w:w="526" w:type="pct"/>
                </w:tcPr>
                <w:p w14:paraId="4815C04F" w14:textId="77777777" w:rsidR="00823F5A" w:rsidRPr="003A6953" w:rsidRDefault="00823F5A" w:rsidP="008872ED">
                  <w:pPr>
                    <w:jc w:val="right"/>
                    <w:rPr>
                      <w:rPrChange w:id="200" w:author="Dong Kim" w:date="2025-11-11T11:11:00Z">
                        <w:rPr/>
                      </w:rPrChange>
                    </w:rPr>
                  </w:pPr>
                </w:p>
              </w:tc>
            </w:tr>
          </w:tbl>
          <w:p w14:paraId="42D76EC7" w14:textId="5DB509FB" w:rsidR="007D092C" w:rsidRPr="003A6953" w:rsidRDefault="007D092C" w:rsidP="0029656D">
            <w:pPr>
              <w:rPr>
                <w:rPrChange w:id="201" w:author="Dong Kim" w:date="2025-11-11T11:11:00Z">
                  <w:rPr/>
                </w:rPrChange>
              </w:rPr>
            </w:pPr>
          </w:p>
        </w:tc>
        <w:tc>
          <w:tcPr>
            <w:tcW w:w="83" w:type="pct"/>
          </w:tcPr>
          <w:p w14:paraId="3AB13C3B" w14:textId="77777777" w:rsidR="007D092C" w:rsidRPr="003A6953" w:rsidRDefault="007D092C" w:rsidP="0029656D"/>
        </w:tc>
      </w:tr>
      <w:tr w:rsidR="007D092C" w:rsidRPr="003A6953" w14:paraId="05635663" w14:textId="77777777" w:rsidTr="00B928C2">
        <w:trPr>
          <w:trHeight w:val="20"/>
          <w:tblCellSpacing w:w="14" w:type="dxa"/>
        </w:trPr>
        <w:tc>
          <w:tcPr>
            <w:tcW w:w="1221" w:type="pct"/>
            <w:vMerge/>
            <w:shd w:val="clear" w:color="auto" w:fill="4C94D8" w:themeFill="text2" w:themeFillTint="80"/>
          </w:tcPr>
          <w:p w14:paraId="0ACC6320" w14:textId="0A34D4A9" w:rsidR="007D092C" w:rsidRPr="003A6953" w:rsidRDefault="007D092C" w:rsidP="0029656D"/>
        </w:tc>
        <w:tc>
          <w:tcPr>
            <w:tcW w:w="3663" w:type="pct"/>
          </w:tcPr>
          <w:p w14:paraId="4D0ADABB" w14:textId="347608F8" w:rsidR="007D092C" w:rsidRPr="007D092C" w:rsidRDefault="007D092C" w:rsidP="0029656D">
            <w:pPr>
              <w:pStyle w:val="Heading1"/>
            </w:pPr>
            <w:r w:rsidRPr="007D092C">
              <w:t>Awards and Honors</w:t>
            </w:r>
          </w:p>
          <w:p w14:paraId="5E03755A" w14:textId="46087454" w:rsidR="007D092C" w:rsidRPr="007D092C" w:rsidRDefault="007D092C" w:rsidP="0029656D"/>
        </w:tc>
        <w:tc>
          <w:tcPr>
            <w:tcW w:w="83" w:type="pct"/>
          </w:tcPr>
          <w:p w14:paraId="45B9D669" w14:textId="77777777" w:rsidR="007D092C" w:rsidRPr="003A6953" w:rsidRDefault="007D092C" w:rsidP="0029656D"/>
        </w:tc>
      </w:tr>
      <w:tr w:rsidR="007D092C" w:rsidRPr="003A6953" w14:paraId="48A43E83" w14:textId="3C606C44" w:rsidTr="00B928C2">
        <w:trPr>
          <w:trHeight w:val="20"/>
          <w:tblCellSpacing w:w="14" w:type="dxa"/>
        </w:trPr>
        <w:tc>
          <w:tcPr>
            <w:tcW w:w="1221" w:type="pct"/>
            <w:vMerge/>
            <w:shd w:val="clear" w:color="auto" w:fill="4C94D8" w:themeFill="text2" w:themeFillTint="80"/>
          </w:tcPr>
          <w:p w14:paraId="32FE1AF8" w14:textId="2DF5C01B" w:rsidR="007D092C" w:rsidRPr="003A6953" w:rsidRDefault="007D092C" w:rsidP="0029656D"/>
        </w:tc>
        <w:tc>
          <w:tcPr>
            <w:tcW w:w="3663" w:type="pct"/>
          </w:tcPr>
          <w:tbl>
            <w:tblPr>
              <w:tblStyle w:val="TableGrid"/>
              <w:tblW w:w="5000" w:type="pct"/>
              <w:tblLook w:val="04A0" w:firstRow="1" w:lastRow="0" w:firstColumn="1" w:lastColumn="0" w:noHBand="0" w:noVBand="1"/>
            </w:tblPr>
            <w:tblGrid>
              <w:gridCol w:w="11088"/>
              <w:gridCol w:w="1030"/>
            </w:tblGrid>
            <w:tr w:rsidR="007D092C" w:rsidRPr="003A6953" w14:paraId="4557E75C" w14:textId="15B1F803" w:rsidTr="00B928C2">
              <w:tc>
                <w:tcPr>
                  <w:tcW w:w="4575" w:type="pct"/>
                </w:tcPr>
                <w:p w14:paraId="2E191F9A" w14:textId="79EB451E" w:rsidR="007D092C" w:rsidRPr="003A6953" w:rsidRDefault="007D092C" w:rsidP="0029656D">
                  <w:pPr>
                    <w:rPr>
                      <w:rPrChange w:id="202" w:author="Dong Kim" w:date="2025-11-11T11:11:00Z">
                        <w:rPr/>
                      </w:rPrChange>
                    </w:rPr>
                  </w:pPr>
                  <w:r w:rsidRPr="003A6953">
                    <w:rPr>
                      <w:b/>
                      <w:bCs/>
                      <w:rPrChange w:id="203" w:author="Dong Kim" w:date="2025-11-11T11:11:00Z">
                        <w:rPr>
                          <w:b/>
                          <w:bCs/>
                        </w:rPr>
                      </w:rPrChange>
                    </w:rPr>
                    <w:t>Rector’s Scholarship for Best Students</w:t>
                  </w:r>
                  <w:r w:rsidRPr="003A6953">
                    <w:rPr>
                      <w:rPrChange w:id="204" w:author="Dong Kim" w:date="2025-11-11T11:11:00Z">
                        <w:rPr/>
                      </w:rPrChange>
                    </w:rPr>
                    <w:t>, Jagiellonian University Medical College</w:t>
                  </w:r>
                </w:p>
                <w:p w14:paraId="261D1914" w14:textId="6D1CD2EB" w:rsidR="007D092C" w:rsidRPr="007D092C" w:rsidRDefault="007D092C" w:rsidP="0029656D">
                  <w:pPr>
                    <w:pStyle w:val="ListParagraph"/>
                    <w:numPr>
                      <w:ilvl w:val="0"/>
                      <w:numId w:val="4"/>
                    </w:numPr>
                    <w:rPr>
                      <w:rPrChange w:id="205" w:author="Dong Kim" w:date="2025-11-11T11:11:00Z">
                        <w:rPr/>
                      </w:rPrChange>
                    </w:rPr>
                  </w:pPr>
                  <w:r w:rsidRPr="003A6953">
                    <w:rPr>
                      <w:rPrChange w:id="206" w:author="Dong Kim" w:date="2025-11-11T11:11:00Z">
                        <w:rPr/>
                      </w:rPrChange>
                    </w:rPr>
                    <w:t>Awarded on the basis of outstanding scientific achievements</w:t>
                  </w:r>
                  <w:r w:rsidR="008872ED">
                    <w:t xml:space="preserve"> during 5</w:t>
                  </w:r>
                  <w:r w:rsidR="008872ED" w:rsidRPr="008872ED">
                    <w:rPr>
                      <w:vertAlign w:val="superscript"/>
                    </w:rPr>
                    <w:t>th</w:t>
                  </w:r>
                  <w:r w:rsidR="008872ED">
                    <w:t xml:space="preserve"> year of studies (4.84/5.00 GPA)</w:t>
                  </w:r>
                </w:p>
              </w:tc>
              <w:tc>
                <w:tcPr>
                  <w:tcW w:w="425" w:type="pct"/>
                </w:tcPr>
                <w:p w14:paraId="657DFBBA" w14:textId="77777777" w:rsidR="007D092C" w:rsidRPr="003A6953" w:rsidRDefault="007D092C" w:rsidP="00D82332">
                  <w:pPr>
                    <w:jc w:val="right"/>
                  </w:pPr>
                  <w:r w:rsidRPr="003A6953">
                    <w:t>2025</w:t>
                  </w:r>
                </w:p>
                <w:p w14:paraId="1EAFEF08" w14:textId="77777777" w:rsidR="007D092C" w:rsidRPr="003A6953" w:rsidRDefault="007D092C" w:rsidP="00D82332">
                  <w:pPr>
                    <w:jc w:val="right"/>
                  </w:pPr>
                </w:p>
              </w:tc>
            </w:tr>
            <w:tr w:rsidR="007D092C" w:rsidRPr="003A6953" w14:paraId="223ED889" w14:textId="59D975E5" w:rsidTr="00B928C2">
              <w:tc>
                <w:tcPr>
                  <w:tcW w:w="4575" w:type="pct"/>
                </w:tcPr>
                <w:p w14:paraId="58539F1E" w14:textId="77777777" w:rsidR="007D092C" w:rsidRPr="003A6953" w:rsidRDefault="007D092C" w:rsidP="0029656D">
                  <w:pPr>
                    <w:rPr>
                      <w:rPrChange w:id="207" w:author="Dong Kim" w:date="2025-11-11T11:11:00Z">
                        <w:rPr/>
                      </w:rPrChange>
                    </w:rPr>
                  </w:pPr>
                  <w:r w:rsidRPr="008872ED">
                    <w:rPr>
                      <w:b/>
                      <w:bCs/>
                      <w:rPrChange w:id="208" w:author="Dong Kim" w:date="2025-11-11T11:11:00Z">
                        <w:rPr>
                          <w:b/>
                          <w:bCs/>
                        </w:rPr>
                      </w:rPrChange>
                    </w:rPr>
                    <w:t>Presidential Scholarship</w:t>
                  </w:r>
                  <w:r w:rsidRPr="003A6953">
                    <w:rPr>
                      <w:rPrChange w:id="209" w:author="Dong Kim" w:date="2025-11-11T11:11:00Z">
                        <w:rPr/>
                      </w:rPrChange>
                    </w:rPr>
                    <w:t>, Boston College</w:t>
                  </w:r>
                </w:p>
                <w:p w14:paraId="3E56C7E1" w14:textId="7B4C2D2C" w:rsidR="007D092C" w:rsidRPr="007D092C" w:rsidRDefault="007D092C" w:rsidP="0029656D">
                  <w:pPr>
                    <w:pStyle w:val="ListParagraph"/>
                    <w:numPr>
                      <w:ilvl w:val="0"/>
                      <w:numId w:val="4"/>
                    </w:numPr>
                    <w:rPr>
                      <w:rPrChange w:id="210" w:author="Dong Kim" w:date="2025-11-11T11:11:00Z">
                        <w:rPr/>
                      </w:rPrChange>
                    </w:rPr>
                  </w:pPr>
                  <w:r w:rsidRPr="003A6953">
                    <w:rPr>
                      <w:rPrChange w:id="211" w:author="Dong Kim" w:date="2025-11-11T11:11:00Z">
                        <w:rPr/>
                      </w:rPrChange>
                    </w:rPr>
                    <w:t>Awarded on the basis of high school academic achievements</w:t>
                  </w:r>
                  <w:r w:rsidR="008872ED">
                    <w:t xml:space="preserve"> (15 students awarded full scholarship)</w:t>
                  </w:r>
                </w:p>
              </w:tc>
              <w:tc>
                <w:tcPr>
                  <w:tcW w:w="425" w:type="pct"/>
                </w:tcPr>
                <w:p w14:paraId="2D2EF6CC" w14:textId="77777777" w:rsidR="007D092C" w:rsidRPr="003A6953" w:rsidRDefault="007D092C" w:rsidP="00D82332">
                  <w:pPr>
                    <w:jc w:val="right"/>
                  </w:pPr>
                  <w:r w:rsidRPr="003A6953">
                    <w:t>2016</w:t>
                  </w:r>
                </w:p>
                <w:p w14:paraId="50CF9D80" w14:textId="77777777" w:rsidR="007D092C" w:rsidRPr="003A6953" w:rsidRDefault="007D092C" w:rsidP="00D82332">
                  <w:pPr>
                    <w:jc w:val="right"/>
                  </w:pPr>
                </w:p>
              </w:tc>
            </w:tr>
            <w:tr w:rsidR="007D092C" w:rsidRPr="003A6953" w14:paraId="299E3F8B" w14:textId="5FBBA90A" w:rsidTr="00B928C2">
              <w:tc>
                <w:tcPr>
                  <w:tcW w:w="4575" w:type="pct"/>
                </w:tcPr>
                <w:p w14:paraId="6005B26B" w14:textId="46C7DCA2" w:rsidR="007D092C" w:rsidRPr="003A6953" w:rsidRDefault="007D092C" w:rsidP="0029656D">
                  <w:pPr>
                    <w:rPr>
                      <w:rPrChange w:id="212" w:author="Dong Kim" w:date="2025-11-11T11:11:00Z">
                        <w:rPr/>
                      </w:rPrChange>
                    </w:rPr>
                  </w:pPr>
                  <w:r w:rsidRPr="008872ED">
                    <w:rPr>
                      <w:b/>
                      <w:bCs/>
                      <w:rPrChange w:id="213" w:author="Dong Kim" w:date="2025-11-11T11:11:00Z">
                        <w:rPr>
                          <w:b/>
                          <w:bCs/>
                        </w:rPr>
                      </w:rPrChange>
                    </w:rPr>
                    <w:t xml:space="preserve">National Merit </w:t>
                  </w:r>
                  <w:r w:rsidR="008872ED">
                    <w:rPr>
                      <w:b/>
                      <w:bCs/>
                    </w:rPr>
                    <w:t>Scholarship</w:t>
                  </w:r>
                  <w:r w:rsidRPr="003A6953">
                    <w:rPr>
                      <w:rPrChange w:id="214" w:author="Dong Kim" w:date="2025-11-11T11:11:00Z">
                        <w:rPr/>
                      </w:rPrChange>
                    </w:rPr>
                    <w:t>, Sachem High School East</w:t>
                  </w:r>
                </w:p>
                <w:p w14:paraId="559AAAFB" w14:textId="51A9F78A" w:rsidR="007D092C" w:rsidRPr="003A6953" w:rsidRDefault="007D092C" w:rsidP="0029656D">
                  <w:pPr>
                    <w:pStyle w:val="ListParagraph"/>
                    <w:numPr>
                      <w:ilvl w:val="0"/>
                      <w:numId w:val="4"/>
                    </w:numPr>
                    <w:rPr>
                      <w:rPrChange w:id="215" w:author="Dong Kim" w:date="2025-11-11T11:11:00Z">
                        <w:rPr/>
                      </w:rPrChange>
                    </w:rPr>
                  </w:pPr>
                  <w:r w:rsidRPr="003A6953">
                    <w:rPr>
                      <w:rPrChange w:id="216" w:author="Dong Kim" w:date="2025-11-11T11:11:00Z">
                        <w:rPr/>
                      </w:rPrChange>
                    </w:rPr>
                    <w:t xml:space="preserve">Awarded on the basis of SAT score </w:t>
                  </w:r>
                  <w:r w:rsidR="008872ED">
                    <w:t>(99.85 percentile</w:t>
                  </w:r>
                  <w:r w:rsidRPr="003A6953">
                    <w:rPr>
                      <w:rPrChange w:id="217" w:author="Dong Kim" w:date="2025-11-11T11:11:00Z">
                        <w:rPr/>
                      </w:rPrChange>
                    </w:rPr>
                    <w:t>)</w:t>
                  </w:r>
                </w:p>
              </w:tc>
              <w:tc>
                <w:tcPr>
                  <w:tcW w:w="425" w:type="pct"/>
                </w:tcPr>
                <w:p w14:paraId="7DBEBCFB" w14:textId="77777777" w:rsidR="007D092C" w:rsidRPr="003A6953" w:rsidRDefault="007D092C" w:rsidP="00D82332">
                  <w:pPr>
                    <w:jc w:val="right"/>
                  </w:pPr>
                  <w:r w:rsidRPr="003A6953">
                    <w:t>2012</w:t>
                  </w:r>
                </w:p>
                <w:p w14:paraId="12DDF388" w14:textId="77777777" w:rsidR="007D092C" w:rsidRPr="003A6953" w:rsidRDefault="007D092C" w:rsidP="00D82332">
                  <w:pPr>
                    <w:jc w:val="right"/>
                  </w:pPr>
                </w:p>
              </w:tc>
            </w:tr>
            <w:tr w:rsidR="00823F5A" w:rsidRPr="003A6953" w14:paraId="72A7364E" w14:textId="77777777" w:rsidTr="00B928C2">
              <w:tc>
                <w:tcPr>
                  <w:tcW w:w="4575" w:type="pct"/>
                </w:tcPr>
                <w:p w14:paraId="52DF6EF5" w14:textId="77777777" w:rsidR="00823F5A" w:rsidRPr="008872ED" w:rsidRDefault="00823F5A" w:rsidP="0029656D">
                  <w:pPr>
                    <w:rPr>
                      <w:b/>
                      <w:bCs/>
                      <w:rPrChange w:id="218" w:author="Dong Kim" w:date="2025-11-11T11:11:00Z">
                        <w:rPr>
                          <w:b/>
                          <w:bCs/>
                        </w:rPr>
                      </w:rPrChange>
                    </w:rPr>
                  </w:pPr>
                </w:p>
              </w:tc>
              <w:tc>
                <w:tcPr>
                  <w:tcW w:w="425" w:type="pct"/>
                </w:tcPr>
                <w:p w14:paraId="60B09DEB" w14:textId="77777777" w:rsidR="00823F5A" w:rsidRPr="003A6953" w:rsidRDefault="00823F5A" w:rsidP="00D82332">
                  <w:pPr>
                    <w:jc w:val="right"/>
                  </w:pPr>
                </w:p>
              </w:tc>
            </w:tr>
          </w:tbl>
          <w:p w14:paraId="73F63D8D" w14:textId="4E3A6D5E" w:rsidR="007D092C" w:rsidRPr="003A6953" w:rsidRDefault="007D092C" w:rsidP="0029656D">
            <w:pPr>
              <w:rPr>
                <w:rPrChange w:id="219" w:author="Dong Kim" w:date="2025-11-11T11:11:00Z">
                  <w:rPr/>
                </w:rPrChange>
              </w:rPr>
            </w:pPr>
          </w:p>
        </w:tc>
        <w:tc>
          <w:tcPr>
            <w:tcW w:w="83" w:type="pct"/>
          </w:tcPr>
          <w:p w14:paraId="5A263575" w14:textId="77777777" w:rsidR="007D092C" w:rsidRPr="003A6953" w:rsidRDefault="007D092C" w:rsidP="0029656D"/>
        </w:tc>
      </w:tr>
      <w:tr w:rsidR="007D092C" w:rsidRPr="003A6953" w14:paraId="1467407D" w14:textId="77777777" w:rsidTr="00B928C2">
        <w:trPr>
          <w:trHeight w:val="20"/>
          <w:tblCellSpacing w:w="14" w:type="dxa"/>
        </w:trPr>
        <w:tc>
          <w:tcPr>
            <w:tcW w:w="1221" w:type="pct"/>
            <w:vMerge/>
            <w:shd w:val="clear" w:color="auto" w:fill="4C94D8" w:themeFill="text2" w:themeFillTint="80"/>
            <w:vAlign w:val="center"/>
          </w:tcPr>
          <w:p w14:paraId="25C7B27E" w14:textId="1FFFA379" w:rsidR="007D092C" w:rsidRPr="003A6953" w:rsidRDefault="007D092C" w:rsidP="0029656D">
            <w:pPr>
              <w:pStyle w:val="Heading1"/>
            </w:pPr>
          </w:p>
        </w:tc>
        <w:tc>
          <w:tcPr>
            <w:tcW w:w="3663" w:type="pct"/>
            <w:vAlign w:val="center"/>
          </w:tcPr>
          <w:p w14:paraId="79176143" w14:textId="062D9DCC" w:rsidR="007D092C" w:rsidRPr="00A04002" w:rsidRDefault="007D092C" w:rsidP="0029656D">
            <w:pPr>
              <w:pStyle w:val="Heading1"/>
            </w:pPr>
            <w:r>
              <w:t>Presentations</w:t>
            </w:r>
          </w:p>
        </w:tc>
        <w:tc>
          <w:tcPr>
            <w:tcW w:w="83" w:type="pct"/>
            <w:vAlign w:val="center"/>
          </w:tcPr>
          <w:p w14:paraId="10FB5136" w14:textId="77777777" w:rsidR="007D092C" w:rsidRPr="003A6953" w:rsidRDefault="007D092C" w:rsidP="0029656D">
            <w:pPr>
              <w:pStyle w:val="Heading1"/>
            </w:pPr>
          </w:p>
        </w:tc>
      </w:tr>
      <w:tr w:rsidR="007D092C" w:rsidRPr="003A6953" w14:paraId="6D0DFBA9" w14:textId="77777777" w:rsidTr="00B928C2">
        <w:trPr>
          <w:trHeight w:val="20"/>
          <w:tblCellSpacing w:w="14" w:type="dxa"/>
        </w:trPr>
        <w:tc>
          <w:tcPr>
            <w:tcW w:w="1221" w:type="pct"/>
            <w:vMerge/>
            <w:shd w:val="clear" w:color="auto" w:fill="4C94D8" w:themeFill="text2" w:themeFillTint="80"/>
            <w:vAlign w:val="center"/>
          </w:tcPr>
          <w:p w14:paraId="503F976C" w14:textId="77777777" w:rsidR="007D092C" w:rsidRPr="003A6953" w:rsidRDefault="007D092C" w:rsidP="0029656D">
            <w:pPr>
              <w:pStyle w:val="Heading1"/>
            </w:pPr>
          </w:p>
        </w:tc>
        <w:tc>
          <w:tcPr>
            <w:tcW w:w="3663" w:type="pct"/>
            <w:vAlign w:val="center"/>
          </w:tcPr>
          <w:tbl>
            <w:tblPr>
              <w:tblStyle w:val="TableGrid"/>
              <w:tblW w:w="5000" w:type="pct"/>
              <w:tblLook w:val="04A0" w:firstRow="1" w:lastRow="0" w:firstColumn="1" w:lastColumn="0" w:noHBand="0" w:noVBand="1"/>
            </w:tblPr>
            <w:tblGrid>
              <w:gridCol w:w="9896"/>
              <w:gridCol w:w="2222"/>
            </w:tblGrid>
            <w:tr w:rsidR="007D092C" w:rsidRPr="00433957" w14:paraId="3CB4F04E" w14:textId="5C9BC997" w:rsidTr="00B928C2">
              <w:tc>
                <w:tcPr>
                  <w:tcW w:w="4083" w:type="pct"/>
                </w:tcPr>
                <w:p w14:paraId="33FB8D46" w14:textId="77777777" w:rsidR="007D092C" w:rsidRDefault="007D092C" w:rsidP="0029656D">
                  <w:r w:rsidRPr="0029656D">
                    <w:rPr>
                      <w:b/>
                      <w:bCs/>
                    </w:rPr>
                    <w:t>21</w:t>
                  </w:r>
                  <w:r w:rsidRPr="0029656D">
                    <w:rPr>
                      <w:b/>
                      <w:bCs/>
                      <w:vertAlign w:val="superscript"/>
                    </w:rPr>
                    <w:t>st</w:t>
                  </w:r>
                  <w:r w:rsidRPr="0029656D">
                    <w:rPr>
                      <w:b/>
                      <w:bCs/>
                    </w:rPr>
                    <w:t xml:space="preserve"> ESSKA Congress</w:t>
                  </w:r>
                  <w:r>
                    <w:t xml:space="preserve"> | Milan, Italy</w:t>
                  </w:r>
                </w:p>
                <w:p w14:paraId="16906665" w14:textId="05C6CD9A" w:rsidR="0029656D" w:rsidRPr="00A04002" w:rsidRDefault="007D092C" w:rsidP="0029656D">
                  <w:pPr>
                    <w:pStyle w:val="ListParagraph"/>
                    <w:numPr>
                      <w:ilvl w:val="0"/>
                      <w:numId w:val="4"/>
                    </w:numPr>
                  </w:pPr>
                  <w:r>
                    <w:t>Author of two e-Poster presentations</w:t>
                  </w:r>
                </w:p>
              </w:tc>
              <w:tc>
                <w:tcPr>
                  <w:tcW w:w="917" w:type="pct"/>
                </w:tcPr>
                <w:p w14:paraId="5F9184CA" w14:textId="18E20435" w:rsidR="007D092C" w:rsidRPr="00433957" w:rsidRDefault="00D82332" w:rsidP="0029656D">
                  <w:pPr>
                    <w:jc w:val="right"/>
                  </w:pPr>
                  <w:r>
                    <w:t xml:space="preserve">May </w:t>
                  </w:r>
                  <w:r w:rsidR="007D092C">
                    <w:t>2024</w:t>
                  </w:r>
                </w:p>
              </w:tc>
            </w:tr>
            <w:tr w:rsidR="007D092C" w:rsidRPr="00433957" w14:paraId="1EFF0F0E" w14:textId="77777777" w:rsidTr="00B928C2">
              <w:tc>
                <w:tcPr>
                  <w:tcW w:w="4083" w:type="pct"/>
                </w:tcPr>
                <w:p w14:paraId="53932D3A" w14:textId="562E7E57" w:rsidR="007D092C" w:rsidRDefault="007D092C" w:rsidP="0029656D">
                  <w:r w:rsidRPr="0029656D">
                    <w:rPr>
                      <w:b/>
                      <w:bCs/>
                    </w:rPr>
                    <w:t>ISAKOS Congress 2025</w:t>
                  </w:r>
                  <w:r>
                    <w:t xml:space="preserve"> | Munich, Germany</w:t>
                  </w:r>
                </w:p>
                <w:p w14:paraId="5ED11C58" w14:textId="77777777" w:rsidR="007D092C" w:rsidRDefault="007D092C" w:rsidP="0029656D">
                  <w:pPr>
                    <w:pStyle w:val="ListParagraph"/>
                    <w:numPr>
                      <w:ilvl w:val="0"/>
                      <w:numId w:val="4"/>
                    </w:numPr>
                  </w:pPr>
                  <w:r>
                    <w:t>Author of two e-Poster presentations.</w:t>
                  </w:r>
                </w:p>
                <w:p w14:paraId="0BEE540D" w14:textId="77777777" w:rsidR="00823F5A" w:rsidRDefault="00823F5A" w:rsidP="00823F5A">
                  <w:pPr>
                    <w:pStyle w:val="ListParagraph"/>
                  </w:pPr>
                </w:p>
                <w:p w14:paraId="1B84C8D0" w14:textId="77777777" w:rsidR="00823F5A" w:rsidRDefault="00823F5A" w:rsidP="00823F5A">
                  <w:pPr>
                    <w:pStyle w:val="ListParagraph"/>
                  </w:pPr>
                </w:p>
                <w:p w14:paraId="592F2EB9" w14:textId="77777777" w:rsidR="00823F5A" w:rsidRDefault="00823F5A" w:rsidP="00823F5A">
                  <w:pPr>
                    <w:pStyle w:val="ListParagraph"/>
                  </w:pPr>
                </w:p>
                <w:p w14:paraId="761B7741" w14:textId="7B198312" w:rsidR="00823F5A" w:rsidRPr="00A04002" w:rsidRDefault="00823F5A" w:rsidP="00823F5A"/>
              </w:tc>
              <w:tc>
                <w:tcPr>
                  <w:tcW w:w="917" w:type="pct"/>
                </w:tcPr>
                <w:p w14:paraId="16BB0016" w14:textId="3E955070" w:rsidR="007D092C" w:rsidRDefault="00D82332" w:rsidP="0029656D">
                  <w:pPr>
                    <w:jc w:val="right"/>
                  </w:pPr>
                  <w:r>
                    <w:t xml:space="preserve">June </w:t>
                  </w:r>
                  <w:r w:rsidR="007D092C">
                    <w:t>2025</w:t>
                  </w:r>
                </w:p>
              </w:tc>
            </w:tr>
          </w:tbl>
          <w:p w14:paraId="32A0FAC7" w14:textId="3D8E48EC" w:rsidR="007D092C" w:rsidRDefault="007D092C" w:rsidP="0029656D">
            <w:r>
              <w:t xml:space="preserve"> </w:t>
            </w:r>
          </w:p>
        </w:tc>
        <w:tc>
          <w:tcPr>
            <w:tcW w:w="83" w:type="pct"/>
            <w:vAlign w:val="center"/>
          </w:tcPr>
          <w:p w14:paraId="64C17763" w14:textId="77777777" w:rsidR="007D092C" w:rsidRPr="003A6953" w:rsidRDefault="007D092C" w:rsidP="0029656D">
            <w:pPr>
              <w:pStyle w:val="Heading1"/>
            </w:pPr>
          </w:p>
        </w:tc>
      </w:tr>
    </w:tbl>
    <w:p w14:paraId="7CE6D19A" w14:textId="10D4145E" w:rsidR="00487F3B" w:rsidRPr="003A6953" w:rsidRDefault="00487F3B" w:rsidP="0029656D">
      <w:pPr>
        <w:rPr>
          <w:rPrChange w:id="220" w:author="Dong Kim" w:date="2025-11-11T11:11:00Z">
            <w:rPr/>
          </w:rPrChange>
        </w:rPr>
      </w:pPr>
    </w:p>
    <w:p w14:paraId="4044488F" w14:textId="77777777" w:rsidR="00487F3B" w:rsidRPr="003A6953" w:rsidRDefault="00487F3B" w:rsidP="0029656D">
      <w:pPr>
        <w:rPr>
          <w:rPrChange w:id="221" w:author="Dong Kim" w:date="2025-11-11T11:11:00Z">
            <w:rPr/>
          </w:rPrChange>
        </w:rPr>
      </w:pPr>
    </w:p>
    <w:p w14:paraId="190E6AA9" w14:textId="0C50D96D" w:rsidR="00487F3B" w:rsidRPr="003A6953" w:rsidRDefault="00487F3B" w:rsidP="0029656D"/>
    <w:p w14:paraId="039F2B68" w14:textId="77777777" w:rsidR="00487F3B" w:rsidRPr="003A6953" w:rsidRDefault="00487F3B" w:rsidP="0029656D"/>
    <w:sectPr w:rsidR="00487F3B" w:rsidRPr="003A6953" w:rsidSect="000E3132">
      <w:pgSz w:w="16838" w:h="23811" w:code="8"/>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9992A" w14:textId="77777777" w:rsidR="004F2049" w:rsidRDefault="004F2049" w:rsidP="0029656D">
      <w:r>
        <w:separator/>
      </w:r>
    </w:p>
  </w:endnote>
  <w:endnote w:type="continuationSeparator" w:id="0">
    <w:p w14:paraId="1CB4132E" w14:textId="77777777" w:rsidR="004F2049" w:rsidRDefault="004F2049" w:rsidP="0029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547F9" w14:textId="77777777" w:rsidR="004F2049" w:rsidRDefault="004F2049" w:rsidP="0029656D">
      <w:r>
        <w:separator/>
      </w:r>
    </w:p>
  </w:footnote>
  <w:footnote w:type="continuationSeparator" w:id="0">
    <w:p w14:paraId="31EE7FE9" w14:textId="77777777" w:rsidR="004F2049" w:rsidRDefault="004F2049" w:rsidP="00296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96D"/>
    <w:multiLevelType w:val="hybridMultilevel"/>
    <w:tmpl w:val="917CB386"/>
    <w:lvl w:ilvl="0" w:tplc="0120A90A">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B1EBA"/>
    <w:multiLevelType w:val="hybridMultilevel"/>
    <w:tmpl w:val="5BF41938"/>
    <w:lvl w:ilvl="0" w:tplc="AEF2E576">
      <w:start w:val="1"/>
      <w:numFmt w:val="bullet"/>
      <w:lvlText w:val=""/>
      <w:lvlJc w:val="left"/>
      <w:pPr>
        <w:ind w:left="410" w:hanging="360"/>
      </w:pPr>
      <w:rPr>
        <w:rFonts w:ascii="Symbol" w:eastAsiaTheme="minorEastAsia" w:hAnsi="Symbol" w:cs="Calibri Light"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 w15:restartNumberingAfterBreak="0">
    <w:nsid w:val="2E4836B6"/>
    <w:multiLevelType w:val="hybridMultilevel"/>
    <w:tmpl w:val="F83C9D8A"/>
    <w:lvl w:ilvl="0" w:tplc="34609380">
      <w:start w:val="1"/>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532C7"/>
    <w:multiLevelType w:val="hybridMultilevel"/>
    <w:tmpl w:val="5E427078"/>
    <w:lvl w:ilvl="0" w:tplc="C44E7B3E">
      <w:start w:val="1"/>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12551"/>
    <w:multiLevelType w:val="hybridMultilevel"/>
    <w:tmpl w:val="F8AEEE90"/>
    <w:lvl w:ilvl="0" w:tplc="8BAA758C">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B31E6"/>
    <w:multiLevelType w:val="hybridMultilevel"/>
    <w:tmpl w:val="1CFC45C0"/>
    <w:lvl w:ilvl="0" w:tplc="EBFA5F44">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5552F"/>
    <w:multiLevelType w:val="hybridMultilevel"/>
    <w:tmpl w:val="B35673DC"/>
    <w:lvl w:ilvl="0" w:tplc="A27021CA">
      <w:start w:val="2023"/>
      <w:numFmt w:val="bullet"/>
      <w:lvlText w:val=""/>
      <w:lvlJc w:val="left"/>
      <w:pPr>
        <w:ind w:left="720" w:hanging="360"/>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43DD2"/>
    <w:multiLevelType w:val="hybridMultilevel"/>
    <w:tmpl w:val="927AD22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240672">
    <w:abstractNumId w:val="7"/>
  </w:num>
  <w:num w:numId="2" w16cid:durableId="232156246">
    <w:abstractNumId w:val="7"/>
  </w:num>
  <w:num w:numId="3" w16cid:durableId="871961013">
    <w:abstractNumId w:val="7"/>
  </w:num>
  <w:num w:numId="4" w16cid:durableId="1124153072">
    <w:abstractNumId w:val="6"/>
  </w:num>
  <w:num w:numId="5" w16cid:durableId="1924609959">
    <w:abstractNumId w:val="4"/>
  </w:num>
  <w:num w:numId="6" w16cid:durableId="188642017">
    <w:abstractNumId w:val="0"/>
  </w:num>
  <w:num w:numId="7" w16cid:durableId="1077871915">
    <w:abstractNumId w:val="5"/>
  </w:num>
  <w:num w:numId="8" w16cid:durableId="505368671">
    <w:abstractNumId w:val="2"/>
  </w:num>
  <w:num w:numId="9" w16cid:durableId="786586822">
    <w:abstractNumId w:val="1"/>
  </w:num>
  <w:num w:numId="10" w16cid:durableId="169673635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 Kim">
    <w15:presenceInfo w15:providerId="AD" w15:userId="S::d.kim@student.uj.edu.pl::879cd614-c687-4778-a77b-c21c39f56f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3B"/>
    <w:rsid w:val="00033A1E"/>
    <w:rsid w:val="000920B4"/>
    <w:rsid w:val="000C7F55"/>
    <w:rsid w:val="000E3132"/>
    <w:rsid w:val="001A7252"/>
    <w:rsid w:val="001C47FB"/>
    <w:rsid w:val="002732AE"/>
    <w:rsid w:val="0028177B"/>
    <w:rsid w:val="0029656D"/>
    <w:rsid w:val="002F0BF3"/>
    <w:rsid w:val="003A6953"/>
    <w:rsid w:val="004204DA"/>
    <w:rsid w:val="0044275C"/>
    <w:rsid w:val="00487F3B"/>
    <w:rsid w:val="004A17BA"/>
    <w:rsid w:val="004F2049"/>
    <w:rsid w:val="00511287"/>
    <w:rsid w:val="00525C65"/>
    <w:rsid w:val="005511B7"/>
    <w:rsid w:val="006760A8"/>
    <w:rsid w:val="00690F1F"/>
    <w:rsid w:val="006A3878"/>
    <w:rsid w:val="006E5D6D"/>
    <w:rsid w:val="00705DEE"/>
    <w:rsid w:val="00711DB8"/>
    <w:rsid w:val="007156A9"/>
    <w:rsid w:val="00725A61"/>
    <w:rsid w:val="00732EFC"/>
    <w:rsid w:val="00751CD5"/>
    <w:rsid w:val="00762E27"/>
    <w:rsid w:val="00766BD3"/>
    <w:rsid w:val="007B02EA"/>
    <w:rsid w:val="007D092C"/>
    <w:rsid w:val="007F287F"/>
    <w:rsid w:val="00810EC8"/>
    <w:rsid w:val="00823F5A"/>
    <w:rsid w:val="008676ED"/>
    <w:rsid w:val="008872ED"/>
    <w:rsid w:val="008B6257"/>
    <w:rsid w:val="008E062D"/>
    <w:rsid w:val="009308B5"/>
    <w:rsid w:val="00941BCA"/>
    <w:rsid w:val="0098435E"/>
    <w:rsid w:val="009A22C1"/>
    <w:rsid w:val="009D6A73"/>
    <w:rsid w:val="00A04002"/>
    <w:rsid w:val="00A54A11"/>
    <w:rsid w:val="00A70DD5"/>
    <w:rsid w:val="00B36118"/>
    <w:rsid w:val="00B928C2"/>
    <w:rsid w:val="00BB3A2E"/>
    <w:rsid w:val="00BC3011"/>
    <w:rsid w:val="00C05447"/>
    <w:rsid w:val="00C96551"/>
    <w:rsid w:val="00CA2864"/>
    <w:rsid w:val="00D101FF"/>
    <w:rsid w:val="00D21147"/>
    <w:rsid w:val="00D47BBF"/>
    <w:rsid w:val="00D82332"/>
    <w:rsid w:val="00D84706"/>
    <w:rsid w:val="00DD1808"/>
    <w:rsid w:val="00E62276"/>
    <w:rsid w:val="00E64716"/>
    <w:rsid w:val="00E84460"/>
    <w:rsid w:val="00EB2EAB"/>
    <w:rsid w:val="00ED5295"/>
    <w:rsid w:val="00F23F55"/>
    <w:rsid w:val="00F25893"/>
    <w:rsid w:val="00F33E15"/>
    <w:rsid w:val="00F62FE6"/>
    <w:rsid w:val="00F70B40"/>
    <w:rsid w:val="00F8496E"/>
    <w:rsid w:val="00FB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A9510"/>
  <w15:chartTrackingRefBased/>
  <w15:docId w15:val="{27319598-DC7B-4B87-AD00-F5A637B9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0A8"/>
    <w:pPr>
      <w:keepNext/>
      <w:keepLines/>
      <w:spacing w:after="0"/>
    </w:pPr>
    <w:rPr>
      <w:rFonts w:ascii="Times New Roman" w:hAnsi="Times New Roman" w:cs="Times New Roman"/>
      <w:sz w:val="20"/>
      <w:szCs w:val="20"/>
    </w:rPr>
  </w:style>
  <w:style w:type="paragraph" w:styleId="Heading1">
    <w:name w:val="heading 1"/>
    <w:basedOn w:val="Normal"/>
    <w:next w:val="BodyText"/>
    <w:link w:val="Heading1Char"/>
    <w:uiPriority w:val="9"/>
    <w:qFormat/>
    <w:rsid w:val="007D092C"/>
    <w:pPr>
      <w:spacing w:beforeLines="10" w:before="24" w:afterLines="10" w:after="24"/>
      <w:contextualSpacing/>
      <w:jc w:val="center"/>
      <w:outlineLvl w:val="0"/>
    </w:pPr>
    <w:rPr>
      <w:rFonts w:eastAsiaTheme="majorEastAsia"/>
      <w:b/>
      <w:smallCaps/>
      <w:sz w:val="32"/>
      <w:szCs w:val="32"/>
    </w:rPr>
  </w:style>
  <w:style w:type="paragraph" w:styleId="Heading2">
    <w:name w:val="heading 2"/>
    <w:basedOn w:val="Normal"/>
    <w:next w:val="BodyText"/>
    <w:link w:val="Heading2Char"/>
    <w:uiPriority w:val="9"/>
    <w:unhideWhenUsed/>
    <w:qFormat/>
    <w:rsid w:val="00F23F55"/>
    <w:p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unhideWhenUsed/>
    <w:qFormat/>
    <w:rsid w:val="00F23F55"/>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F23F55"/>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semiHidden/>
    <w:unhideWhenUsed/>
    <w:qFormat/>
    <w:rsid w:val="00F23F55"/>
    <w:pPr>
      <w:outlineLvl w:val="4"/>
    </w:pPr>
  </w:style>
  <w:style w:type="paragraph" w:styleId="Heading6">
    <w:name w:val="heading 6"/>
    <w:basedOn w:val="Heading4"/>
    <w:next w:val="BodyText"/>
    <w:link w:val="Heading6Char"/>
    <w:uiPriority w:val="9"/>
    <w:semiHidden/>
    <w:unhideWhenUsed/>
    <w:qFormat/>
    <w:rsid w:val="00F23F55"/>
    <w:pPr>
      <w:outlineLvl w:val="5"/>
    </w:pPr>
  </w:style>
  <w:style w:type="paragraph" w:styleId="Heading7">
    <w:name w:val="heading 7"/>
    <w:basedOn w:val="Normal"/>
    <w:next w:val="BodyText"/>
    <w:link w:val="Heading7Char"/>
    <w:uiPriority w:val="9"/>
    <w:semiHidden/>
    <w:unhideWhenUsed/>
    <w:qFormat/>
    <w:rsid w:val="00F23F55"/>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semiHidden/>
    <w:unhideWhenUsed/>
    <w:qFormat/>
    <w:rsid w:val="00F23F55"/>
    <w:pPr>
      <w:outlineLvl w:val="7"/>
    </w:pPr>
  </w:style>
  <w:style w:type="paragraph" w:styleId="Heading9">
    <w:name w:val="heading 9"/>
    <w:basedOn w:val="Heading8"/>
    <w:next w:val="BodyText"/>
    <w:link w:val="Heading9Char"/>
    <w:uiPriority w:val="9"/>
    <w:semiHidden/>
    <w:unhideWhenUsed/>
    <w:qFormat/>
    <w:rsid w:val="00F23F55"/>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character" w:customStyle="1" w:styleId="Heading1Char">
    <w:name w:val="Heading 1 Char"/>
    <w:basedOn w:val="DefaultParagraphFont"/>
    <w:link w:val="Heading1"/>
    <w:uiPriority w:val="9"/>
    <w:rsid w:val="007D092C"/>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F23F5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F23F55"/>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semiHidden/>
    <w:rsid w:val="00F23F55"/>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semiHidden/>
    <w:rsid w:val="00F23F55"/>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semiHidden/>
    <w:rsid w:val="00F23F55"/>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semiHidden/>
    <w:rsid w:val="00F23F55"/>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semiHidden/>
    <w:rsid w:val="00F23F55"/>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semiHidden/>
    <w:rsid w:val="00F23F55"/>
    <w:rPr>
      <w:rFonts w:ascii="Calibri Light" w:eastAsiaTheme="majorEastAsia" w:hAnsi="Calibri Light" w:cstheme="majorBidi"/>
      <w:color w:val="000000" w:themeColor="text1"/>
      <w:sz w:val="20"/>
      <w:szCs w:val="20"/>
    </w:rPr>
  </w:style>
  <w:style w:type="paragraph" w:styleId="Title">
    <w:name w:val="Title"/>
    <w:basedOn w:val="Normal"/>
    <w:next w:val="BodyText"/>
    <w:link w:val="TitleChar"/>
    <w:uiPriority w:val="10"/>
    <w:qFormat/>
    <w:rsid w:val="00F23F55"/>
    <w:pPr>
      <w:spacing w:after="80"/>
      <w:contextualSpacing/>
      <w:jc w:val="center"/>
    </w:pPr>
    <w:rPr>
      <w:rFonts w:eastAsiaTheme="majorEastAsia"/>
      <w:sz w:val="56"/>
      <w:szCs w:val="56"/>
    </w:rPr>
  </w:style>
  <w:style w:type="character" w:customStyle="1" w:styleId="TitleChar">
    <w:name w:val="Title Char"/>
    <w:basedOn w:val="DefaultParagraphFont"/>
    <w:link w:val="Title"/>
    <w:uiPriority w:val="10"/>
    <w:rsid w:val="00F23F55"/>
    <w:rPr>
      <w:rFonts w:ascii="Calibri Light" w:eastAsiaTheme="majorEastAsia" w:hAnsi="Calibri Light" w:cs="Calibri Light"/>
      <w:sz w:val="56"/>
      <w:szCs w:val="56"/>
    </w:rPr>
  </w:style>
  <w:style w:type="paragraph" w:styleId="Subtitle">
    <w:name w:val="Subtitle"/>
    <w:basedOn w:val="Title"/>
    <w:next w:val="BodyText"/>
    <w:link w:val="SubtitleChar"/>
    <w:uiPriority w:val="11"/>
    <w:qFormat/>
    <w:rsid w:val="00F23F55"/>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F23F55"/>
    <w:rPr>
      <w:rFonts w:ascii="Calibri Light" w:eastAsiaTheme="majorEastAsia" w:hAnsi="Calibri Light" w:cstheme="majorBidi"/>
      <w:spacing w:val="15"/>
      <w:sz w:val="28"/>
      <w:szCs w:val="28"/>
    </w:rPr>
  </w:style>
  <w:style w:type="paragraph" w:styleId="Quote">
    <w:name w:val="Quote"/>
    <w:basedOn w:val="Normal"/>
    <w:next w:val="Normal"/>
    <w:link w:val="QuoteChar"/>
    <w:uiPriority w:val="29"/>
    <w:rsid w:val="00487F3B"/>
    <w:pPr>
      <w:spacing w:before="160"/>
      <w:jc w:val="center"/>
    </w:pPr>
    <w:rPr>
      <w:i/>
      <w:iCs/>
      <w:color w:val="404040" w:themeColor="text1" w:themeTint="BF"/>
    </w:rPr>
  </w:style>
  <w:style w:type="character" w:customStyle="1" w:styleId="QuoteChar">
    <w:name w:val="Quote Char"/>
    <w:basedOn w:val="DefaultParagraphFont"/>
    <w:link w:val="Quote"/>
    <w:uiPriority w:val="29"/>
    <w:rsid w:val="00487F3B"/>
    <w:rPr>
      <w:i/>
      <w:iCs/>
      <w:color w:val="404040" w:themeColor="text1" w:themeTint="BF"/>
    </w:rPr>
  </w:style>
  <w:style w:type="paragraph" w:styleId="ListParagraph">
    <w:name w:val="List Paragraph"/>
    <w:basedOn w:val="Normal"/>
    <w:uiPriority w:val="34"/>
    <w:rsid w:val="00487F3B"/>
    <w:pPr>
      <w:ind w:left="720"/>
      <w:contextualSpacing/>
    </w:pPr>
  </w:style>
  <w:style w:type="character" w:styleId="IntenseEmphasis">
    <w:name w:val="Intense Emphasis"/>
    <w:basedOn w:val="DefaultParagraphFont"/>
    <w:uiPriority w:val="21"/>
    <w:rsid w:val="00487F3B"/>
    <w:rPr>
      <w:i/>
      <w:iCs/>
      <w:color w:val="0F4761" w:themeColor="accent1" w:themeShade="BF"/>
    </w:rPr>
  </w:style>
  <w:style w:type="paragraph" w:styleId="IntenseQuote">
    <w:name w:val="Intense Quote"/>
    <w:basedOn w:val="Normal"/>
    <w:next w:val="Normal"/>
    <w:link w:val="IntenseQuoteChar"/>
    <w:uiPriority w:val="30"/>
    <w:rsid w:val="00487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F3B"/>
    <w:rPr>
      <w:i/>
      <w:iCs/>
      <w:color w:val="0F4761" w:themeColor="accent1" w:themeShade="BF"/>
    </w:rPr>
  </w:style>
  <w:style w:type="character" w:styleId="IntenseReference">
    <w:name w:val="Intense Reference"/>
    <w:basedOn w:val="DefaultParagraphFont"/>
    <w:uiPriority w:val="32"/>
    <w:rsid w:val="00487F3B"/>
    <w:rPr>
      <w:b/>
      <w:bCs/>
      <w:smallCaps/>
      <w:color w:val="0F4761" w:themeColor="accent1" w:themeShade="BF"/>
      <w:spacing w:val="5"/>
    </w:rPr>
  </w:style>
  <w:style w:type="table" w:styleId="TableGrid">
    <w:name w:val="Table Grid"/>
    <w:basedOn w:val="TableNormal"/>
    <w:uiPriority w:val="39"/>
    <w:rsid w:val="00F23F55"/>
    <w:pPr>
      <w:spacing w:after="0"/>
    </w:pPr>
    <w:rPr>
      <w:rFonts w:ascii="Calibri Light" w:hAnsi="Calibri Light"/>
      <w:sz w:val="20"/>
    </w:rPr>
    <w:tblPr/>
  </w:style>
  <w:style w:type="paragraph" w:customStyle="1" w:styleId="FirstParagraph">
    <w:name w:val="First Paragraph"/>
    <w:basedOn w:val="BodyText"/>
    <w:next w:val="BodyText"/>
    <w:qFormat/>
    <w:rsid w:val="00F23F55"/>
  </w:style>
  <w:style w:type="paragraph" w:styleId="BodyText">
    <w:name w:val="Body Text"/>
    <w:basedOn w:val="Normal"/>
    <w:link w:val="BodyTextChar"/>
    <w:qFormat/>
    <w:rsid w:val="00F23F55"/>
  </w:style>
  <w:style w:type="character" w:customStyle="1" w:styleId="BodyTextChar">
    <w:name w:val="Body Text Char"/>
    <w:basedOn w:val="DefaultParagraphFont"/>
    <w:link w:val="BodyText"/>
    <w:rsid w:val="00F23F55"/>
    <w:rPr>
      <w:rFonts w:ascii="Calibri Light" w:hAnsi="Calibri Light" w:cs="Calibri Light"/>
      <w:sz w:val="20"/>
      <w:szCs w:val="20"/>
    </w:rPr>
  </w:style>
  <w:style w:type="paragraph" w:customStyle="1" w:styleId="Compact">
    <w:name w:val="Compact"/>
    <w:basedOn w:val="BodyText"/>
    <w:qFormat/>
    <w:rsid w:val="00F23F55"/>
    <w:pPr>
      <w:spacing w:before="36" w:after="36"/>
    </w:pPr>
  </w:style>
  <w:style w:type="paragraph" w:customStyle="1" w:styleId="Author">
    <w:name w:val="Author"/>
    <w:basedOn w:val="Title"/>
    <w:next w:val="BodyText"/>
    <w:qFormat/>
    <w:rsid w:val="00F23F55"/>
    <w:rPr>
      <w:sz w:val="24"/>
      <w:szCs w:val="24"/>
    </w:rPr>
  </w:style>
  <w:style w:type="paragraph" w:customStyle="1" w:styleId="AbstractTitle">
    <w:name w:val="Abstract Title"/>
    <w:basedOn w:val="Normal"/>
    <w:next w:val="Abstract"/>
    <w:qFormat/>
    <w:rsid w:val="00F23F55"/>
    <w:pPr>
      <w:spacing w:before="300"/>
      <w:jc w:val="center"/>
    </w:pPr>
    <w:rPr>
      <w:b/>
    </w:rPr>
  </w:style>
  <w:style w:type="paragraph" w:customStyle="1" w:styleId="Abstract">
    <w:name w:val="Abstract"/>
    <w:basedOn w:val="Normal"/>
    <w:next w:val="BodyText"/>
    <w:qFormat/>
    <w:rsid w:val="00F23F55"/>
  </w:style>
  <w:style w:type="paragraph" w:customStyle="1" w:styleId="FootnoteBlockText">
    <w:name w:val="Footnote Block Text"/>
    <w:basedOn w:val="FootnoteText"/>
    <w:next w:val="FootnoteText"/>
    <w:uiPriority w:val="9"/>
    <w:semiHidden/>
    <w:unhideWhenUsed/>
    <w:qFormat/>
    <w:rsid w:val="00F23F55"/>
    <w:pPr>
      <w:spacing w:after="100"/>
      <w:ind w:left="480" w:right="480"/>
    </w:pPr>
  </w:style>
  <w:style w:type="paragraph" w:styleId="FootnoteText">
    <w:name w:val="footnote text"/>
    <w:basedOn w:val="Normal"/>
    <w:link w:val="FootnoteTextChar"/>
    <w:uiPriority w:val="9"/>
    <w:semiHidden/>
    <w:unhideWhenUsed/>
    <w:qFormat/>
    <w:rsid w:val="00F23F55"/>
  </w:style>
  <w:style w:type="character" w:customStyle="1" w:styleId="FootnoteTextChar">
    <w:name w:val="Footnote Text Char"/>
    <w:basedOn w:val="DefaultParagraphFont"/>
    <w:link w:val="FootnoteText"/>
    <w:uiPriority w:val="9"/>
    <w:semiHidden/>
    <w:rsid w:val="00487F3B"/>
    <w:rPr>
      <w:rFonts w:ascii="Calibri Light" w:hAnsi="Calibri Light" w:cs="Calibri Light"/>
      <w:sz w:val="20"/>
      <w:szCs w:val="20"/>
    </w:rPr>
  </w:style>
  <w:style w:type="paragraph" w:customStyle="1" w:styleId="TableCaption">
    <w:name w:val="Table Caption"/>
    <w:basedOn w:val="Caption"/>
    <w:qFormat/>
    <w:rsid w:val="00F23F55"/>
    <w:pPr>
      <w:numPr>
        <w:numId w:val="3"/>
      </w:numPr>
      <w:spacing w:afterLines="50" w:after="50"/>
      <w:contextualSpacing/>
    </w:pPr>
    <w:rPr>
      <w:i w:val="0"/>
      <w:iCs w:val="0"/>
      <w:color w:val="auto"/>
      <w:sz w:val="20"/>
      <w:szCs w:val="20"/>
    </w:rPr>
  </w:style>
  <w:style w:type="paragraph" w:styleId="Caption">
    <w:name w:val="caption"/>
    <w:basedOn w:val="Normal"/>
    <w:next w:val="Normal"/>
    <w:uiPriority w:val="35"/>
    <w:semiHidden/>
    <w:unhideWhenUsed/>
    <w:rsid w:val="00487F3B"/>
    <w:pPr>
      <w:spacing w:after="200"/>
    </w:pPr>
    <w:rPr>
      <w:i/>
      <w:iCs/>
      <w:color w:val="0E2841" w:themeColor="text2"/>
      <w:sz w:val="18"/>
      <w:szCs w:val="18"/>
    </w:rPr>
  </w:style>
  <w:style w:type="paragraph" w:customStyle="1" w:styleId="Link">
    <w:name w:val="Link"/>
    <w:basedOn w:val="BodyText"/>
    <w:link w:val="LinkChar"/>
    <w:qFormat/>
    <w:rsid w:val="00F23F55"/>
    <w:rPr>
      <w:color w:val="007BFF"/>
      <w:u w:val="single"/>
    </w:rPr>
  </w:style>
  <w:style w:type="character" w:customStyle="1" w:styleId="LinkChar">
    <w:name w:val="Link Char"/>
    <w:basedOn w:val="BodyTextChar"/>
    <w:link w:val="Link"/>
    <w:rsid w:val="00F23F55"/>
    <w:rPr>
      <w:rFonts w:ascii="Calibri Light" w:hAnsi="Calibri Light" w:cs="Calibri Light"/>
      <w:color w:val="007BFF"/>
      <w:sz w:val="20"/>
      <w:szCs w:val="20"/>
      <w:u w:val="single"/>
    </w:rPr>
  </w:style>
  <w:style w:type="paragraph" w:styleId="Date">
    <w:name w:val="Date"/>
    <w:basedOn w:val="Title"/>
    <w:next w:val="BodyText"/>
    <w:link w:val="DateChar"/>
    <w:qFormat/>
    <w:rsid w:val="00F23F55"/>
    <w:rPr>
      <w:sz w:val="24"/>
      <w:szCs w:val="24"/>
    </w:rPr>
  </w:style>
  <w:style w:type="character" w:customStyle="1" w:styleId="DateChar">
    <w:name w:val="Date Char"/>
    <w:basedOn w:val="DefaultParagraphFont"/>
    <w:link w:val="Date"/>
    <w:rsid w:val="00487F3B"/>
    <w:rPr>
      <w:rFonts w:ascii="Calibri Light" w:eastAsiaTheme="majorEastAsia" w:hAnsi="Calibri Light" w:cs="Calibri Light"/>
    </w:rPr>
  </w:style>
  <w:style w:type="paragraph" w:styleId="BlockText">
    <w:name w:val="Block Text"/>
    <w:basedOn w:val="BodyText"/>
    <w:next w:val="BodyText"/>
    <w:uiPriority w:val="9"/>
    <w:semiHidden/>
    <w:unhideWhenUsed/>
    <w:qFormat/>
    <w:rsid w:val="00F23F55"/>
    <w:pPr>
      <w:spacing w:before="100" w:after="100"/>
      <w:ind w:left="480" w:right="480"/>
    </w:pPr>
  </w:style>
  <w:style w:type="paragraph" w:styleId="Bibliography">
    <w:name w:val="Bibliography"/>
    <w:basedOn w:val="Normal"/>
    <w:qFormat/>
    <w:rsid w:val="00F23F55"/>
  </w:style>
  <w:style w:type="paragraph" w:styleId="TOCHeading">
    <w:name w:val="TOC Heading"/>
    <w:basedOn w:val="Heading1"/>
    <w:next w:val="BodyText"/>
    <w:uiPriority w:val="39"/>
    <w:semiHidden/>
    <w:unhideWhenUsed/>
    <w:qFormat/>
    <w:rsid w:val="00F23F55"/>
    <w:pPr>
      <w:spacing w:before="240" w:line="259" w:lineRule="auto"/>
      <w:outlineLvl w:val="9"/>
    </w:pPr>
    <w:rPr>
      <w:color w:val="0F4761" w:themeColor="accent1" w:themeShade="BF"/>
    </w:rPr>
  </w:style>
  <w:style w:type="table" w:styleId="TableGridLight">
    <w:name w:val="Grid Table Light"/>
    <w:basedOn w:val="TableNormal"/>
    <w:uiPriority w:val="40"/>
    <w:rsid w:val="00487F3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otnoteReference">
    <w:name w:val="footnote reference"/>
    <w:basedOn w:val="DefaultParagraphFont"/>
    <w:uiPriority w:val="99"/>
    <w:semiHidden/>
    <w:unhideWhenUsed/>
    <w:rsid w:val="00F23F55"/>
    <w:rPr>
      <w:vertAlign w:val="superscript"/>
    </w:rPr>
  </w:style>
  <w:style w:type="character" w:styleId="Hyperlink">
    <w:name w:val="Hyperlink"/>
    <w:basedOn w:val="DefaultParagraphFont"/>
    <w:uiPriority w:val="99"/>
    <w:unhideWhenUsed/>
    <w:rsid w:val="006E5D6D"/>
    <w:rPr>
      <w:color w:val="467886" w:themeColor="hyperlink"/>
      <w:u w:val="single"/>
    </w:rPr>
  </w:style>
  <w:style w:type="character" w:styleId="FollowedHyperlink">
    <w:name w:val="FollowedHyperlink"/>
    <w:basedOn w:val="DefaultParagraphFont"/>
    <w:uiPriority w:val="99"/>
    <w:semiHidden/>
    <w:unhideWhenUsed/>
    <w:rsid w:val="006E5D6D"/>
    <w:rPr>
      <w:color w:val="96607D" w:themeColor="followedHyperlink"/>
      <w:u w:val="single"/>
    </w:rPr>
  </w:style>
  <w:style w:type="paragraph" w:styleId="Revision">
    <w:name w:val="Revision"/>
    <w:hidden/>
    <w:uiPriority w:val="99"/>
    <w:semiHidden/>
    <w:rsid w:val="001A7252"/>
    <w:pPr>
      <w:spacing w:after="0"/>
    </w:pPr>
    <w:rPr>
      <w:rFonts w:ascii="Calibri Light" w:hAnsi="Calibri Light" w:cs="Calibri Light"/>
      <w:sz w:val="20"/>
      <w:szCs w:val="20"/>
    </w:rPr>
  </w:style>
  <w:style w:type="paragraph" w:styleId="Header">
    <w:name w:val="header"/>
    <w:basedOn w:val="Normal"/>
    <w:link w:val="HeaderChar"/>
    <w:uiPriority w:val="99"/>
    <w:unhideWhenUsed/>
    <w:rsid w:val="002F0BF3"/>
    <w:pPr>
      <w:tabs>
        <w:tab w:val="center" w:pos="4680"/>
        <w:tab w:val="right" w:pos="9360"/>
      </w:tabs>
    </w:pPr>
  </w:style>
  <w:style w:type="character" w:customStyle="1" w:styleId="HeaderChar">
    <w:name w:val="Header Char"/>
    <w:basedOn w:val="DefaultParagraphFont"/>
    <w:link w:val="Header"/>
    <w:uiPriority w:val="99"/>
    <w:rsid w:val="002F0BF3"/>
    <w:rPr>
      <w:rFonts w:ascii="Calibri Light" w:hAnsi="Calibri Light" w:cs="Calibri Light"/>
      <w:sz w:val="20"/>
      <w:szCs w:val="20"/>
    </w:rPr>
  </w:style>
  <w:style w:type="paragraph" w:styleId="Footer">
    <w:name w:val="footer"/>
    <w:basedOn w:val="Normal"/>
    <w:link w:val="FooterChar"/>
    <w:uiPriority w:val="99"/>
    <w:unhideWhenUsed/>
    <w:rsid w:val="002F0BF3"/>
    <w:pPr>
      <w:tabs>
        <w:tab w:val="center" w:pos="4680"/>
        <w:tab w:val="right" w:pos="9360"/>
      </w:tabs>
    </w:pPr>
  </w:style>
  <w:style w:type="character" w:customStyle="1" w:styleId="FooterChar">
    <w:name w:val="Footer Char"/>
    <w:basedOn w:val="DefaultParagraphFont"/>
    <w:link w:val="Footer"/>
    <w:uiPriority w:val="99"/>
    <w:rsid w:val="002F0BF3"/>
    <w:rPr>
      <w:rFonts w:ascii="Calibri Light" w:hAnsi="Calibri Light" w:cs="Calibri Ligh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researchgate.net/profile/Dong-Woon-Kim?ev=hdr_xprf" TargetMode="External"/><Relationship Id="rId26" Type="http://schemas.openxmlformats.org/officeDocument/2006/relationships/hyperlink" Target="mailto:admin@dongwkim.com"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linkedin.com/in/dong-woon-kim-005660296/" TargetMode="External"/><Relationship Id="rId17" Type="http://schemas.openxmlformats.org/officeDocument/2006/relationships/image" Target="media/image7.png"/><Relationship Id="rId25"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hyperlink" Target="https://scholar.google.com/citations?user=Af7DJ0EAAAAJ&amp;hl=en&amp;oi=ao" TargetMode="External"/><Relationship Id="rId20" Type="http://schemas.openxmlformats.org/officeDocument/2006/relationships/hyperlink" Target="https://orcid.org/0000-0002-5191-868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dong-wkim" TargetMode="External"/><Relationship Id="rId14" Type="http://schemas.openxmlformats.org/officeDocument/2006/relationships/image" Target="media/image5.png"/><Relationship Id="rId22" Type="http://schemas.openxmlformats.org/officeDocument/2006/relationships/hyperlink" Target="https://osf.io/eynx9/overvie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86F9-BED8-4AA7-AAFD-ADD859C8E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7</cp:revision>
  <cp:lastPrinted>2025-11-14T12:52:00Z</cp:lastPrinted>
  <dcterms:created xsi:type="dcterms:W3CDTF">2025-11-14T15:19:00Z</dcterms:created>
  <dcterms:modified xsi:type="dcterms:W3CDTF">2025-11-15T09:50:00Z</dcterms:modified>
</cp:coreProperties>
</file>